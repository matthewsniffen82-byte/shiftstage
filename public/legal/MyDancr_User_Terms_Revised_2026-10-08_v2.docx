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46520" w14:textId="43CB9912" w:rsidR="00053269" w:rsidRDefault="00053269" w:rsidP="00053269">
      <w:r>
        <w:t>TERMS OF USE</w:t>
      </w:r>
    </w:p>
    <w:p w14:paraId="277E9715" w14:textId="61A3216D" w:rsidR="00053269" w:rsidRDefault="00655FB4" w:rsidP="00053269">
      <w:r>
        <w:t>MYDANCR.COM</w:t>
      </w:r>
      <w:r w:rsidR="00053269">
        <w:t xml:space="preserve"> </w:t>
      </w:r>
      <w:r>
        <w:t xml:space="preserve">(“Website”) </w:t>
      </w:r>
      <w:r w:rsidR="00053269">
        <w:t xml:space="preserve">PRESENTS PICTURES OF AND AUDIOVISUAL WORKS DEPICTING </w:t>
      </w:r>
      <w:r>
        <w:t>SEMI-</w:t>
      </w:r>
      <w:r w:rsidR="00053269">
        <w:t xml:space="preserve">NUDE FEMALES. YOU UNDERSTAND THAT BY USING THIS SERVICE, AND BY MERELY ACCESSING THIS WEBSITE, YOU MAY BE EXPOSED TO CONTENT THAT IS OFFENSIVE, INDECENT, OR OBJECTIONABLE. THE MATERIAL ON THIS WEBSITE/SERVER IS ADULT ORIENTED AND IS RELATED TO MATERIAL OF AN ADULT NATURE. THE FOLLOWING DESCRIBES THE TERMS UNDER WHICH </w:t>
      </w:r>
      <w:r>
        <w:t>MYDANCR.COM</w:t>
      </w:r>
      <w:r>
        <w:t xml:space="preserve"> OFFERS YOU ACCESS TO ITS WEBSITE AND SERVICES. </w:t>
      </w:r>
      <w:del w:id="51009" w:author="Codex QR and VIP alignment" w:date="2026-10-09T00:45:35Z">
        <w:r>
          <w:delText xml:space="preserve">ACCESS IS MADE AVAILABLE ONLY TO THOSE WHO ACCEPT THE TERMS OF THE FOLLOWING AGREEMENT:</w:delText>
        </w:r>
      </w:del>
      <w:ins w:id="51010" w:author="Codex QR and VIP alignment" w:date="2026-10-09T00:45:35Z">
        <w:r>
          <w:t xml:space="preserve">THE FOLLOWING AGREEMENT APPLIES WHERE VALIDLY ACCEPTED, SUBJECT TO THE TABLE ACCESS AND VIP ACCEPTANCE DISTINCTION IN SECTION 2.E:</w:t>
        </w:r>
      </w:ins>
    </w:p>
    <w:p w14:paraId="6EBF5540" w14:textId="08E62F3E" w:rsidR="00053269" w:rsidRDefault="00053269" w:rsidP="00053269">
      <w:r>
        <w:t xml:space="preserve">YOU MUST BE AT LEAST 18 YEARS OLD TO ACCESS AND USE </w:t>
      </w:r>
      <w:r w:rsidR="00655FB4">
        <w:t>MYDANCR.COM</w:t>
      </w:r>
      <w:r>
        <w:t>’S WEBSITE AND SERVICES.</w:t>
      </w:r>
    </w:p>
    <w:p w14:paraId="6967FD8C" w14:textId="58E7BCAE" w:rsidR="00053269" w:rsidRDefault="00053269" w:rsidP="00053269">
      <w:r>
        <w:t>End User License Agreement &amp; Terms of Service</w:t>
      </w:r>
    </w:p>
    <w:p w14:paraId="49C251E5" w14:textId="7FFDEFDA" w:rsidR="00053269" w:rsidRDefault="00053269" w:rsidP="00053269">
      <w:r>
        <w:t xml:space="preserve">This End User License Agreement &amp; Terms of Service (the “Agreement”) </w:t>
      </w:r>
      <w:del w:id="51015" w:author="Codex QR and VIP alignment" w:date="2026-10-09T00:45:35Z">
        <w:r>
          <w:delText xml:space="preserve">is a binding contract between you</w:delText>
        </w:r>
      </w:del>
      <w:ins w:id="51016" w:author="Codex QR and VIP alignment" w:date="2026-10-09T00:45:35Z">
        <w:r>
          <w:t xml:space="preserve">forms a binding contract, upon valid acceptance, between you</w:t>
        </w:r>
      </w:ins>
      <w:r>
        <w:t xml:space="preserve">, an individual user ("you";) and </w:t>
      </w:r>
      <w:proofErr w:type="spellStart"/>
      <w:r w:rsidR="00655FB4">
        <w:t>MyDancr</w:t>
      </w:r>
      <w:proofErr w:type="spellEnd"/>
      <w:r w:rsidR="00655FB4">
        <w:t xml:space="preserve"> LLC</w:t>
      </w:r>
      <w:r>
        <w:t xml:space="preserve"> (“</w:t>
      </w:r>
      <w:r w:rsidR="004C2E13">
        <w:t>MyDancr.com</w:t>
      </w:r>
      <w:r>
        <w:t xml:space="preserve">”), governing your use of the Website and Service (defined in Section 2A, below). </w:t>
      </w:r>
      <w:del xmlns:ns2="urn:review-preserved" w:id="51013" w:author="Codex QR and VIP alignment" w:date="2026-10-09T00:45:35Z">
        <w:r>
          <w:delText xml:space="preserve">BY ACCESSING THE WEBSITE AND/OR USING THE SERVICE, YOU AGREE</w:delText>
        </w:r>
      </w:del>
      <w:ins xmlns:ns3="urn:review-preserved" w:id="51014" w:author="Codex QR and VIP alignment" w:date="2026-10-09T00:45:35Z">
        <w:r>
          <w:t xml:space="preserve">BY AFFIRMATIVELY ACCEPTING THIS AGREEMENT, YOU AGREE</w:t>
        </w:r>
      </w:ins>
      <w:r>
        <w:t xml:space="preserve"> THAT YOU HAVE READ, UNDERSTOOD, AND AGREE TO BE BOUND BY THIS AGREEMENT. </w:t>
      </w:r>
      <w:del xmlns:ns0="urn:review-preserved" w:id="51011" w:author="Codex QR and VIP alignment" w:date="2026-10-09T00:45:35Z">
        <w:r>
          <w:delText xml:space="preserve">IF YOU DO NOT AGREE, YOU MAY NOT ACCESS OR USE THE SERVICE.</w:delText>
        </w:r>
      </w:del>
      <w:ins xmlns:ns1="urn:review-preserved" w:id="51012" w:author="Codex QR and VIP alignment" w:date="2026-10-09T00:45:35Z">
        <w:r>
          <w:t xml:space="preserve">IF YOU DO NOT AGREE, YOU MAY NOT USE FEATURES THAT REQUIRE ACCEPTANCE OF THIS AGREEMENT. TABLE ACCESS AND VIP ACCEPTANCE ARE DESCRIBED IN SECTION 2.E.</w:t>
        </w:r>
      </w:ins>
      <w:r>
        <w:t xml:space="preserve"> CONTACT </w:t>
      </w:r>
      <w:r w:rsidR="00655FB4">
        <w:t>MYDANCR.COM</w:t>
      </w:r>
      <w:r>
        <w:t xml:space="preserve"> AT support@</w:t>
      </w:r>
      <w:r w:rsidR="00655FB4">
        <w:t>mydancr</w:t>
      </w:r>
      <w:r>
        <w:t xml:space="preserve">.com. IF YOU WANT </w:t>
      </w:r>
      <w:r w:rsidR="00655FB4">
        <w:t>MYDANCR.COM</w:t>
      </w:r>
      <w:r>
        <w:t xml:space="preserve"> TO SEND YOU A COPY OF THIS AGREEMENT AND </w:t>
      </w:r>
      <w:r w:rsidR="00655FB4">
        <w:t>MYDANCR.COM</w:t>
      </w:r>
      <w:r>
        <w:t>’S PRIVACY POLICY.</w:t>
      </w:r>
    </w:p>
    <w:p w14:paraId="495323B1" w14:textId="0BA69845" w:rsidR="00053269" w:rsidRDefault="00053269" w:rsidP="00053269">
      <w:r>
        <w:t>Material Terms: As provided in greater detail in this Agreement (and without limiting the express language of this Agreement), you acknowledge the following:</w:t>
      </w:r>
    </w:p>
    <w:p w14:paraId="6025389A" w14:textId="112C459E" w:rsidR="00053269" w:rsidRDefault="00655FB4" w:rsidP="00053269">
      <w:r>
        <w:t>(a)</w:t>
      </w:r>
      <w:r>
        <w:tab/>
      </w:r>
      <w:r w:rsidR="00053269">
        <w:t>the Service is licensed, not sold to you, and that you may use the Service only as set forth in this Agreement;</w:t>
      </w:r>
    </w:p>
    <w:p w14:paraId="0FE2348F" w14:textId="317FE82A" w:rsidR="00053269" w:rsidRDefault="00655FB4" w:rsidP="00053269">
      <w:r>
        <w:t>(b)</w:t>
      </w:r>
      <w:r>
        <w:tab/>
      </w:r>
      <w:r w:rsidR="00053269">
        <w:t>the use of the Service may be subject to separate third-party terms of service and fees, including, without limitation, your mobile network operator’s terms of service and fees, including fees charged for data usage and overage, which are your sole responsibility;</w:t>
      </w:r>
    </w:p>
    <w:p w14:paraId="2FFA2EB0" w14:textId="1C06A51D" w:rsidR="00053269" w:rsidRDefault="00655FB4" w:rsidP="00053269">
      <w:r>
        <w:t>(c)</w:t>
      </w:r>
      <w:r>
        <w:tab/>
      </w:r>
      <w:r w:rsidR="00053269">
        <w:t xml:space="preserve">you agree not to reproduce, duplicate, copy, sell, distribute, rent, resell or exploit any portion of the </w:t>
      </w:r>
      <w:r>
        <w:t>Website</w:t>
      </w:r>
      <w:r w:rsidR="00053269">
        <w:t>, Service, use of the Service, or access to the Service; you consent to the collection, use, and disclosure of your personally identifiable information in accordance with</w:t>
      </w:r>
      <w:r>
        <w:t xml:space="preserve"> </w:t>
      </w:r>
      <w:proofErr w:type="spellStart"/>
      <w:r>
        <w:t>MyDancr.com</w:t>
      </w:r>
      <w:r w:rsidR="00053269">
        <w:t>’s</w:t>
      </w:r>
      <w:proofErr w:type="spellEnd"/>
      <w:r w:rsidR="00053269">
        <w:t xml:space="preserve"> Privacy Policy;</w:t>
      </w:r>
    </w:p>
    <w:p w14:paraId="7961CF34" w14:textId="3E7DD8CE" w:rsidR="00053269" w:rsidRDefault="00655FB4" w:rsidP="00053269">
      <w:r>
        <w:t>(d)</w:t>
      </w:r>
      <w:r>
        <w:tab/>
      </w:r>
      <w:r w:rsidR="00053269">
        <w:t xml:space="preserve">the </w:t>
      </w:r>
      <w:r>
        <w:t>Website</w:t>
      </w:r>
      <w:r w:rsidR="00053269">
        <w:t xml:space="preserve"> and Service is provided “as is” without warranties of any kind and </w:t>
      </w:r>
      <w:proofErr w:type="spellStart"/>
      <w:r>
        <w:t>MyDancr.com</w:t>
      </w:r>
      <w:r w:rsidR="00053269">
        <w:t>’s</w:t>
      </w:r>
      <w:proofErr w:type="spellEnd"/>
      <w:r w:rsidR="00053269">
        <w:t xml:space="preserve"> liability to you is limited;</w:t>
      </w:r>
    </w:p>
    <w:p w14:paraId="54F6C30F" w14:textId="04B16088" w:rsidR="00053269" w:rsidRDefault="00053269" w:rsidP="00053269">
      <w:r>
        <w:t xml:space="preserve">some disputes arising hereunder will be resolved by binding arbitration. By accepting this Agreement, you and </w:t>
      </w:r>
      <w:r w:rsidR="00655FB4">
        <w:t>MyDancr.com</w:t>
      </w:r>
      <w:r>
        <w:t xml:space="preserve"> are each waiving the right to a trial by jury or to participate in a class action; you further agree that any claims made against you by </w:t>
      </w:r>
      <w:r w:rsidR="00655FB4">
        <w:t>MyDancr.com</w:t>
      </w:r>
      <w:r>
        <w:t xml:space="preserve"> for copyright, trademark and/or infringement of any of </w:t>
      </w:r>
      <w:proofErr w:type="spellStart"/>
      <w:r w:rsidR="00655FB4">
        <w:t>MyDancr.com</w:t>
      </w:r>
      <w:r>
        <w:t>’s</w:t>
      </w:r>
      <w:proofErr w:type="spellEnd"/>
      <w:r>
        <w:t xml:space="preserve"> intellectual property shall not be resolved by binding arbitration and you submit to the venue and jurisdiction of the courts of the </w:t>
      </w:r>
      <w:r w:rsidRPr="00655FB4">
        <w:rPr>
          <w:highlight w:val="yellow"/>
        </w:rPr>
        <w:t>State of California</w:t>
      </w:r>
      <w:r>
        <w:t xml:space="preserve">. </w:t>
      </w:r>
      <w:del w:id="51017" w:author="Codex QR and VIP alignment" w:date="2026-10-09T00:45:35Z">
        <w:r>
          <w:rPr>
            <w:b/>
          </w:rPr>
          <w:delText xml:space="preserve">THIS IS A MATERIAL TERM OF THIS AGREEMENT AND SHOULD YOU CHOOSE NOT TO ACCEPT SUCH YOU SHOULD IMMEDIATELY LEAVE THIS WEBSITE</w:delText>
        </w:r>
      </w:del>
      <w:ins w:id="51018" w:author="Codex QR and VIP alignment" w:date="2026-10-09T00:45:35Z">
        <w:r>
          <w:rPr>
            <w:b/>
          </w:rPr>
          <w:t xml:space="preserve">THIS IS A MATERIAL TERM OF THIS AGREEMENT. IF YOU DO NOT ACCEPT THIS AGREEMENT, YOU MAY NOT USE FEATURES THAT REQUIRE ITS ACCEPTANCE. TABLE ACCESS AND VIP ACCEPTANCE ARE DESCRIBED IN SECTION 2.E.</w:t>
        </w:r>
      </w:ins>
      <w:del w:id="51019" w:author="Codex QR and VIP alignment" w:date="2026-10-09T00:45:35Z">
        <w:r>
          <w:delText xml:space="preserve"> and</w:delText>
        </w:r>
      </w:del>
    </w:p>
    <w:p w14:paraId="11BD4D7E" w14:textId="549F71DD" w:rsidR="00053269" w:rsidRDefault="00053269" w:rsidP="00053269">
      <w:r>
        <w:t xml:space="preserve">1. SCOPE OF LICENSE. The Service is licensed, not sold, to you for use only under the terms of this Agreement. </w:t>
      </w:r>
      <w:proofErr w:type="spellStart"/>
      <w:r w:rsidR="00D805D4">
        <w:t>MyDancr</w:t>
      </w:r>
      <w:proofErr w:type="spellEnd"/>
      <w:r w:rsidR="00D805D4">
        <w:t xml:space="preserve"> LLC</w:t>
      </w:r>
      <w:r>
        <w:t xml:space="preserve"> reserves all rights not expressly granted to you. Subject to your complete and </w:t>
      </w:r>
      <w:r>
        <w:lastRenderedPageBreak/>
        <w:t>ongoing compliance with the terms and conditions of this Agreement,</w:t>
      </w:r>
      <w:r w:rsidR="00655FB4">
        <w:t xml:space="preserve"> MyDancr.com </w:t>
      </w:r>
      <w:r>
        <w:t>hereby grants you a personal, limited, revocable, non-transferable license to use the Service on a single compatible device that you own or control, solely for your own private, personal, non-commercial use. You may not make the Service available over a network where it could be used by multiple devices at the same time. You may not rent, lease, lend, redistribute or sublicense the Service. You may not attempt to derive the source code of, modify, or create derivative works of the Service, any updates, or any part thereof (except as and only to the extent any foregoing restriction is prohibited by applicable law). If you breach these license restrictions or the restrictions set forth in Section 10, or otherwise exceed the scope of the licenses granted herein, then you may be subject to prosecution and damages, as well as liability for infringement of intellectual property rights. The terms of this Agreement will govern any updates provided to you by</w:t>
      </w:r>
      <w:r w:rsidR="000B4F63">
        <w:t xml:space="preserve"> MyDancr.com</w:t>
      </w:r>
      <w:r>
        <w:t xml:space="preserve"> that replace and/or supplement the original Service, unless such upgrade is accompanied by a separate license or revised Agreement, in which case the terms of that license or revised Agreement will govern.</w:t>
      </w:r>
    </w:p>
    <w:p w14:paraId="49671091" w14:textId="6C927E57" w:rsidR="00053269" w:rsidRDefault="00053269" w:rsidP="00053269">
      <w:r>
        <w:t>2. GENERAL. A. Description of Services. The “Service(s)” means, collectively,</w:t>
      </w:r>
      <w:r w:rsidR="000B4F63">
        <w:t xml:space="preserve"> </w:t>
      </w:r>
      <w:proofErr w:type="spellStart"/>
      <w:r w:rsidR="000B4F63">
        <w:t>MyDancr.com</w:t>
      </w:r>
      <w:r>
        <w:t>’s</w:t>
      </w:r>
      <w:proofErr w:type="spellEnd"/>
      <w:r>
        <w:t xml:space="preserve">: (a) audiovisual service offering access to a selection of audiovisual works and other content (the “Service”), whether available through our website or through any software applications made available for mobile devices (“Service Applications”); (b) all software, external players, buttons and widgets, data, text, images, sounds, video, graphics and photos made available by </w:t>
      </w:r>
      <w:r w:rsidR="000B4F63">
        <w:t>MyDancr.com</w:t>
      </w:r>
      <w:r>
        <w:t xml:space="preserve"> through any of the foregoing; and (c) any updates, new versions, new releases, additional features and functionality that </w:t>
      </w:r>
      <w:r w:rsidR="000B4F63">
        <w:t>MyDancr.com</w:t>
      </w:r>
      <w:r>
        <w:t xml:space="preserve"> may offer in connection with the foregoing ((a)-(c) collectively, the “Content”).</w:t>
      </w:r>
    </w:p>
    <w:p w14:paraId="41C2C95C" w14:textId="577A9C0D" w:rsidR="00053269" w:rsidRDefault="00053269" w:rsidP="00053269">
      <w:r>
        <w:t xml:space="preserve">B. Any end user who accesses and uses the public-facing portions of the Service will be referred to herein as a “Visitor,” </w:t>
      </w:r>
      <w:r w:rsidR="000B4F63">
        <w:t>t</w:t>
      </w:r>
      <w:r>
        <w:t xml:space="preserve">he term “Users” </w:t>
      </w:r>
      <w:r w:rsidR="000B4F63">
        <w:t xml:space="preserve">also </w:t>
      </w:r>
      <w:r>
        <w:t>refers to Visitors.</w:t>
      </w:r>
    </w:p>
    <w:p w14:paraId="4C17A8DF" w14:textId="3E84E0B7" w:rsidR="00053269" w:rsidRDefault="00053269" w:rsidP="00053269">
      <w:r>
        <w:t xml:space="preserve">C. Changes to the Service. </w:t>
      </w:r>
      <w:r w:rsidR="000B4F63">
        <w:t xml:space="preserve">MyDancr.com </w:t>
      </w:r>
      <w:r>
        <w:t xml:space="preserve">may at its sole discretion and from time to time change, add or remove features and functionality of the Service without any notice to you. </w:t>
      </w:r>
      <w:r w:rsidR="000B4F63">
        <w:t>MyDancr.com</w:t>
      </w:r>
      <w:r>
        <w:t xml:space="preserve"> reserves the right to discontinue some or all of the features of the Service at any time at its sole discretion. You acknowledge and agree that </w:t>
      </w:r>
      <w:r w:rsidR="000B4F63">
        <w:t>MyDancr.com</w:t>
      </w:r>
      <w:r>
        <w:t xml:space="preserve"> will not be liable to you or to any third party for any modification, suspension or discontinuance of the Service. If you are dissatisfied with any changes to the Service, then your sole option is to discontinue or terminate your use of the Service as described herein. </w:t>
      </w:r>
    </w:p>
    <w:p w14:paraId="6467931E" w14:textId="7F480AAA" w:rsidR="00053269" w:rsidRDefault="00053269" w:rsidP="00053269">
      <w:r>
        <w:t xml:space="preserve">D. Changes to this Agreement. The Service is owned and operated by </w:t>
      </w:r>
      <w:proofErr w:type="spellStart"/>
      <w:r w:rsidR="000B4F63">
        <w:t>MyDancr</w:t>
      </w:r>
      <w:proofErr w:type="spellEnd"/>
      <w:r w:rsidR="000B4F63">
        <w:t xml:space="preserve"> LLC</w:t>
      </w:r>
      <w:r>
        <w:t xml:space="preserve">, and </w:t>
      </w:r>
      <w:proofErr w:type="spellStart"/>
      <w:r w:rsidR="000B4F63">
        <w:t>MyDancr</w:t>
      </w:r>
      <w:proofErr w:type="spellEnd"/>
      <w:r w:rsidR="000B4F63">
        <w:t xml:space="preserve"> LLC</w:t>
      </w:r>
      <w:r>
        <w:t xml:space="preserve"> reserves the right to revise this Agreement in its sole discretion at any time and without prior notice to you other than by posting the revised Agreement on the Service. Unless otherwise stated in the Service, revisions to this Agreement are effective upon posting and your continued use of the Service after a revised version of this Agreement has been posted by </w:t>
      </w:r>
      <w:r w:rsidR="000B4F63">
        <w:t>MyDancr.com</w:t>
      </w:r>
      <w:r>
        <w:t xml:space="preserve"> to the Service constitutes your binding acceptance of such revised Agreement. This Agreement will be identified as of the most recent date of revision. Notwithstanding the preceding sentences of this Section 2D, no revisions to this </w:t>
      </w:r>
      <w:r w:rsidR="00DA716F">
        <w:t>A</w:t>
      </w:r>
      <w:r>
        <w:t xml:space="preserve">greement will apply to any dispute between you and </w:t>
      </w:r>
      <w:proofErr w:type="spellStart"/>
      <w:r w:rsidR="000B4F63">
        <w:t>MyDancr</w:t>
      </w:r>
      <w:proofErr w:type="spellEnd"/>
      <w:r w:rsidR="000B4F63">
        <w:t xml:space="preserve"> LLC</w:t>
      </w:r>
      <w:r>
        <w:t xml:space="preserve"> that arose prior to the effective date of such revision.</w:t>
      </w:r>
    </w:p>
    <w:p>
      <w:pPr>
        <w:spacing w:before="120" w:after="120"/>
        <w:rPr>
          <w:ins w:id="50001" w:author="Codex feature update" w:date="2026-10-08T23:40:22Z"/>
        </w:rPr>
      </w:pPr>
      <w:ins w:id="50002" w:author="Codex feature update" w:date="2026-10-08T23:40:22Z">
        <w:r>
          <w:t xml:space="preserve">E. Internal Table and VIP Requests. These terms also cover the Internal club roster, table QR links, and private VIP area. Table links let patrons view eligible dancers and send requests to club staff. VIP access requires a venue invitation and the invited, verified account email; it is specific to that venue and may be revoked. VIP members may request eligible affiliated dancers for a date and time in the venue's displayed time zone, including dancers who are off shift. Keep invitation links and credentials private and use table links only as authorized by the venue.</w:t>
        </w:r>
      </w:ins>
    </w:p>
    <w:p>
      <w:pPr>
        <w:spacing w:before="100" w:after="100"/>
        <w:rPr>
          <w:ins w:id="51028" w:author="Codex QR and VIP alignment" w:date="2026-10-09T00:45:35Z"/>
        </w:rPr>
      </w:pPr>
      <w:ins w:id="51029" w:author="Codex QR and VIP alignment" w:date="2026-10-09T00:45:35Z">
        <w:r>
          <w:t xml:space="preserve">Table access notice and VIP acceptance. Scanning a table QR code opens the roster without an account, acceptance checkbox, or Continue step. A View terms control makes the request notice, VIP &amp; Table Access Terms, and Privacy Policy available. Opening the roster or viewing that notice is not recorded as affirmative acceptance of this Agreement. VIP activation requires the user to check a box, initially unchecked, accepting the linked VIP &amp; Table Access Terms. That acceptance applies to those identified terms and does not by itself constitute acceptance of this entire Agreement. MyDancr records the account, invitation, venue, accepted version, and server time. Other people using the same table link can see and cancel its open requests. This paragraph controls any inconsistent acceptance-through-use wording in this Agreement.</w:t>
        </w:r>
      </w:ins>
    </w:p>
    <w:p>
      <w:pPr>
        <w:spacing w:before="120" w:after="120"/>
        <w:rPr>
          <w:ins w:id="50003" w:author="Codex feature update" w:date="2026-10-08T23:40:22Z"/>
        </w:rPr>
      </w:pPr>
      <w:ins w:id="50004" w:author="Codex feature update" w:date="2026-10-08T23:40:22Z">
        <w:r>
          <w:t xml:space="preserve">Requests are sent to the venue, not directly to dancers. A listing or Working Now status does not guarantee present or future availability. Submission and a table request marked seen do not create a booking or show dancer acceptance. A VIP confirmation is the venue's response, subject to separately coordinated dancer availability and voluntary agreement; it is not a guarantee by MyDancr. MyDancr does not operate the venue, supply dancers, collect payment for dancer services, or guarantee admission or performance. Confirm applicable prices, admission requirements, and cancellation arrangements directly with the venue. Alerts may be delayed or fail; check your request status and contact the venue when needed.</w:t>
        </w:r>
      </w:ins>
    </w:p>
    <w:p>
      <w:pPr>
        <w:spacing w:before="120" w:after="120"/>
        <w:rPr>
          <w:ins w:id="50005" w:author="Codex feature update" w:date="2026-10-08T23:40:22Z"/>
        </w:rPr>
      </w:pPr>
      <w:ins w:id="50006" w:author="Codex feature update" w:date="2026-10-08T23:40:22Z">
        <w:r>
          <w:t xml:space="preserve">Requests must concern lawful, consensual activities. Do not harass, pressure, impersonate, request unlawful services, or include unnecessary sensitive information in notes. Restricted roster access does not permit copying, scraping, publishing, or redistributing private profiles or links. The existing warranty disclaimers and liability limits apply to these features only to the extent permitted by law; no nonwaivable duty or right is excluded.</w:t>
        </w:r>
      </w:ins>
    </w:p>
    <w:p w14:paraId="01F172B3" w14:textId="22DF0D4F" w:rsidR="00053269" w:rsidRDefault="00053269" w:rsidP="00053269">
      <w:r>
        <w:t xml:space="preserve">3. THE WEBSITE AND SERVICE. A. Privacy Policy. Your use of the </w:t>
      </w:r>
      <w:r w:rsidR="00655FB4">
        <w:t>Website</w:t>
      </w:r>
      <w:r>
        <w:t xml:space="preserve"> and Service is subject to the Privacy Policy, which is hereby incorporated by reference into this Agreement. </w:t>
      </w:r>
      <w:del w:id="51020" w:author="Codex QR and VIP alignment" w:date="2026-10-09T00:45:35Z">
        <w:r>
          <w:delText xml:space="preserve">By using the </w:delText>
        </w:r>
      </w:del>
      <w:ins w:id="51021" w:author="Codex QR and VIP alignment" w:date="2026-10-09T00:45:35Z">
        <w:r>
          <w:t xml:space="preserve">The Privacy Policy describes how information is collected, used, and disclosed. Opening a table roster or viewing a privacy notice does not by itself provide consent where separate permission is required.</w:t>
        </w:r>
      </w:ins>
      <w:del w:id="51022" w:author="Codex QR and VIP alignment" w:date="2026-10-09T00:45:35Z">
        <w:r>
          <w:delText xml:space="preserve">Website</w:delText>
        </w:r>
      </w:del>
      <w:del w:id="51023" w:author="Codex QR and VIP alignment" w:date="2026-10-09T00:45:35Z">
        <w:r>
          <w:delText xml:space="preserve"> and/or Service, you agree that you have read, understood, and agree to the data collection, use, and disclosure provisions set forth in the Privacy Policy.</w:delText>
        </w:r>
      </w:del>
    </w:p>
    <w:p>
      <w:pPr>
        <w:spacing w:before="120" w:after="120"/>
        <w:rPr>
          <w:ins w:id="50007" w:author="Codex feature update" w:date="2026-10-08T23:40:22Z"/>
        </w:rPr>
      </w:pPr>
      <w:ins w:id="50008" w:author="Codex feature update" w:date="2026-10-08T23:40:22Z">
        <w:r>
          <w:t xml:space="preserve">Optional Venue Sharing. Following a club does not itself share your contact details. A separate opt-in may share your name, verified account email, and optional city with that club's owners and managers for its customer list. You may stop sharing or unfollow without deleting your account. This does not cancel an active guest-list registration or VIP request, and it does not subscribe you to marketing. Information necessary for a request or visit is shared with the relevant venue as described in the Privacy Policy; accepting these terms is not a substitute for the separate sharing choice.</w:t>
        </w:r>
      </w:ins>
    </w:p>
    <w:p w14:paraId="2DA904B1" w14:textId="280C7C97" w:rsidR="00053269" w:rsidRDefault="00053269" w:rsidP="00053269">
      <w:r>
        <w:lastRenderedPageBreak/>
        <w:t>B. Mobile Services. The Service includes certain services that are available via a mobile device, including (a) the ability to browse the Service from a mobile device; and (b) the ability to access certain features of the Service through Service Applications downloaded and installed on a mobile device (collectively, the “Mobile Services”). To the extent that you access the Service through a mobile device, your wireless service carrier’s standard charges, data rates and other fees may apply, and you acknowledge that you are solely responsible for all such fees and charges. In addition, your carrier may restrict downloading, installing, or using certain Mobile Services, and not all Mobile Services may work with all carriers or devices.</w:t>
      </w:r>
    </w:p>
    <w:p w14:paraId="6CEC6A65" w14:textId="7B2859E2" w:rsidR="00053269" w:rsidRDefault="00053269" w:rsidP="00053269">
      <w:r>
        <w:t xml:space="preserve">C. Service Security. You are prohibited from violating, or attempting to violate, the security of the Service. Any such violations may result in criminal and/or civil penalties against you, as well as the termination of your privilege to use the Service, at </w:t>
      </w:r>
      <w:proofErr w:type="spellStart"/>
      <w:r w:rsidR="000B4F63">
        <w:t>MyDancr</w:t>
      </w:r>
      <w:proofErr w:type="spellEnd"/>
      <w:r w:rsidR="000B4F63">
        <w:t xml:space="preserve"> LLC</w:t>
      </w:r>
      <w:r>
        <w:t xml:space="preserve">’s sole discretion. </w:t>
      </w:r>
      <w:proofErr w:type="spellStart"/>
      <w:r w:rsidR="000B4F63">
        <w:t>MyDancr</w:t>
      </w:r>
      <w:proofErr w:type="spellEnd"/>
      <w:r w:rsidR="000B4F63">
        <w:t xml:space="preserve"> LLC </w:t>
      </w:r>
      <w:r>
        <w:t xml:space="preserve">reserves the right to investigate any alleged or suspected violations and, if a criminal violation is suspected, refer such suspected violation to the appropriate law enforcement agencies and cooperate fully with such investigations, including, but not limited to, the disclosure of any or all of your activities on or related to the Service. You agree to promptly notify </w:t>
      </w:r>
      <w:r w:rsidR="000B4F63">
        <w:t>MyDancr.com</w:t>
      </w:r>
      <w:r>
        <w:t xml:space="preserve"> if you learn or reasonably suspect that any security breach related to the Service has occurred.</w:t>
      </w:r>
    </w:p>
    <w:p w14:paraId="474097C5" w14:textId="30B1EE9F" w:rsidR="00053269" w:rsidRDefault="00053269" w:rsidP="00053269">
      <w:r w:rsidRPr="00DA716F">
        <w:t xml:space="preserve">4. REGISTRATION AND ELIGIBILITY. A. Account. You may access the public-facing portions of the Service as a Visitor. To access certain additional features and functionality of the Service, you must register an account with </w:t>
      </w:r>
      <w:r w:rsidR="00DA716F">
        <w:t>MyDancr.com</w:t>
      </w:r>
      <w:r w:rsidRPr="00DA716F">
        <w:t xml:space="preserve">. All information provided to </w:t>
      </w:r>
      <w:r w:rsidR="00DA716F">
        <w:t>MyDancr.com</w:t>
      </w:r>
      <w:r w:rsidRPr="00DA716F">
        <w:t xml:space="preserve"> during registration will be held and used in accordance with </w:t>
      </w:r>
      <w:proofErr w:type="spellStart"/>
      <w:r w:rsidR="00DA716F">
        <w:t>MyDancr.com</w:t>
      </w:r>
      <w:r w:rsidRPr="00DA716F">
        <w:t>’s</w:t>
      </w:r>
      <w:proofErr w:type="spellEnd"/>
      <w:r w:rsidRPr="00DA716F">
        <w:t xml:space="preserve"> Privacy Policy. You are responsible for maintaining the confidentiality of your log-in credentials in order to use the Service and are fully responsible for all activities that occur through the use of your credentials. You agree to notify</w:t>
      </w:r>
      <w:r w:rsidR="00DA716F">
        <w:t xml:space="preserve"> MyDancr.com</w:t>
      </w:r>
      <w:r w:rsidRPr="00DA716F">
        <w:t xml:space="preserve"> immediately of any unauthorized use of your log-in credentials or any other breach of security with respect to your account. </w:t>
      </w:r>
      <w:r w:rsidR="00DA716F">
        <w:t>MyDancr.cm</w:t>
      </w:r>
      <w:r w:rsidRPr="00DA716F">
        <w:t xml:space="preserve"> will not be liable for any loss or damage arising from unauthorized use of your credentials prior to you notifying </w:t>
      </w:r>
      <w:r w:rsidR="00DA716F">
        <w:t xml:space="preserve">MyDancr.com </w:t>
      </w:r>
      <w:r w:rsidRPr="00DA716F">
        <w:t>of such unauthorized use or loss of your credentials.</w:t>
      </w:r>
    </w:p>
    <w:p w14:paraId="0C4E2AA8" w14:textId="0406BFEC" w:rsidR="00053269" w:rsidRDefault="00053269" w:rsidP="00053269">
      <w:r>
        <w:t>B. Accuracy of Information. You agree to provide true, accurate, current, and complete information about yourself as requested in any registration forms and to update the information about yourself promptly, and as necessary, to keep it current and accurate.</w:t>
      </w:r>
    </w:p>
    <w:p w14:paraId="4D18F4AA" w14:textId="247E5B74" w:rsidR="00053269" w:rsidRDefault="00053269" w:rsidP="00053269">
      <w:r>
        <w:t xml:space="preserve">C. </w:t>
      </w:r>
      <w:r w:rsidR="00DA716F">
        <w:t>Membership</w:t>
      </w:r>
      <w:r>
        <w:t xml:space="preserve">. You will be required to register an account with </w:t>
      </w:r>
      <w:r w:rsidR="00DA716F">
        <w:t>MyDancr.com</w:t>
      </w:r>
      <w:r>
        <w:t xml:space="preserve"> and you will gain full access to Content made available through the Service as long as you maintain an active </w:t>
      </w:r>
      <w:r w:rsidR="00DA716F">
        <w:t>Membership</w:t>
      </w:r>
      <w:r>
        <w:t xml:space="preserve">. Please refer to Section 5 below for additional information about </w:t>
      </w:r>
      <w:r w:rsidR="00DA716F">
        <w:t>Membership</w:t>
      </w:r>
      <w:r>
        <w:t xml:space="preserve"> plans.</w:t>
      </w:r>
    </w:p>
    <w:p w14:paraId="2834A4BB" w14:textId="620E5ADA" w:rsidR="00053269" w:rsidRDefault="00053269" w:rsidP="00053269">
      <w:r>
        <w:t xml:space="preserve">D. Children. The </w:t>
      </w:r>
      <w:r w:rsidR="00655FB4">
        <w:t>Website</w:t>
      </w:r>
      <w:r>
        <w:t xml:space="preserve">, Service, and Mobile Service is not intended for children and you agree that you are over the age of 18 years and that you will not use, display, show or otherwise use the Service in the presence of children. </w:t>
      </w:r>
      <w:r w:rsidR="00DA716F">
        <w:t>MyDancr.com</w:t>
      </w:r>
      <w:r>
        <w:t xml:space="preserve"> does not seek to gather information from or about children through the Service. The Service is not intended for children under the age of 1</w:t>
      </w:r>
      <w:r w:rsidR="00DA716F">
        <w:t>8</w:t>
      </w:r>
      <w:r>
        <w:t>. IF YOU ARE UNDER 18 YEARS OF AGE, THEN YOU MUST NOT USE OR ACCESS THE SERVICE AT ANY TIME OR IN ANY MANNER. You must be at least the age of majority in your jurisdiction to use the Service. By using the Service, you affirm that you are (a) either above the age of majority in your jurisdiction; and (b) are fully able and competent to enter into and abide by the terms, conditions, obligations, affirmations, representations, and warranties set forth in this Agreement.</w:t>
      </w:r>
    </w:p>
    <w:p w14:paraId="31186C89" w14:textId="687C7D29" w:rsidR="00053269" w:rsidRDefault="00DA716F" w:rsidP="00053269">
      <w:r>
        <w:lastRenderedPageBreak/>
        <w:t>5</w:t>
      </w:r>
      <w:r w:rsidR="00053269">
        <w:t xml:space="preserve">. ADVERTISEMENTS. A. Third Party Advertisements. </w:t>
      </w:r>
      <w:r>
        <w:t>MyDancr.com</w:t>
      </w:r>
      <w:r w:rsidR="00053269">
        <w:t xml:space="preserve"> may display advertisements for the goods and services of third parties or other promotional materials on the Service. Your dealings with, or participation in, promotions of any third-party advertisers on the Service, are solely between you and such third party, and your participation is subject to any terms and conditions associated with that advertisement or promotion. </w:t>
      </w:r>
      <w:r>
        <w:t>MyDancr.com</w:t>
      </w:r>
      <w:r w:rsidR="00053269">
        <w:t xml:space="preserve"> does not endorse or represent such third parties, and by using the Service, you agree that </w:t>
      </w:r>
      <w:proofErr w:type="spellStart"/>
      <w:r>
        <w:t>MyDancr</w:t>
      </w:r>
      <w:proofErr w:type="spellEnd"/>
      <w:r>
        <w:t xml:space="preserve"> LLC</w:t>
      </w:r>
      <w:r w:rsidR="00053269">
        <w:t xml:space="preserve"> is not responsible or liable for any loss or damage of any sort incurred as a result of any such dealings or the presence of such third parties on the Service.</w:t>
      </w:r>
    </w:p>
    <w:p w14:paraId="0E492CC0" w14:textId="771F1703" w:rsidR="00053269" w:rsidRDefault="00053269" w:rsidP="00053269">
      <w:r>
        <w:t>B. Third Party Sites. The Service may also include links to third party websites or third-party services</w:t>
      </w:r>
      <w:r w:rsidR="00DA716F">
        <w:t xml:space="preserve"> and locations</w:t>
      </w:r>
      <w:r>
        <w:t xml:space="preserve"> that are not owned or operated by </w:t>
      </w:r>
      <w:proofErr w:type="spellStart"/>
      <w:r w:rsidR="00DA716F">
        <w:t>MyDancr</w:t>
      </w:r>
      <w:proofErr w:type="spellEnd"/>
      <w:r w:rsidR="00DA716F">
        <w:t xml:space="preserve"> LLC</w:t>
      </w:r>
      <w:r>
        <w:t xml:space="preserve"> (collectively, “Third-Party Sites”). </w:t>
      </w:r>
      <w:proofErr w:type="spellStart"/>
      <w:r w:rsidR="00DA716F">
        <w:t>MyDancr</w:t>
      </w:r>
      <w:proofErr w:type="spellEnd"/>
      <w:r w:rsidR="00DA716F">
        <w:t xml:space="preserve"> LLC and MyDancr.com</w:t>
      </w:r>
      <w:r>
        <w:t xml:space="preserve"> does not endorse or represent such third parties and </w:t>
      </w:r>
      <w:r w:rsidR="00DA716F">
        <w:t>MyDancr.com</w:t>
      </w:r>
      <w:r>
        <w:t xml:space="preserve"> is not responsible for the availability of these Third-Party Sites</w:t>
      </w:r>
      <w:r w:rsidR="00DA716F">
        <w:t xml:space="preserve"> or physical locations</w:t>
      </w:r>
      <w:r>
        <w:t>, or any products, services and/or content contained therein. You agree that we are not responsible or liable, directly or indirectly, for any loss or damage of any sort incurred as a result of your use of or reliance on any Third-Party Sites. Certain functionalities of the Service may also require that you agree to additional terms and conditions of Third Party Sites</w:t>
      </w:r>
      <w:r w:rsidR="00DA716F">
        <w:t xml:space="preserve"> or their locations</w:t>
      </w:r>
      <w:r>
        <w:t>. You agree that you are solely responsible for your acceptance of and compliance with such terms and conditions whenever you use or access such Third-Party Sites.</w:t>
      </w:r>
    </w:p>
    <w:p w14:paraId="7B37B913" w14:textId="4962AA42" w:rsidR="00053269" w:rsidRDefault="00DA716F" w:rsidP="00053269">
      <w:r>
        <w:t>6</w:t>
      </w:r>
      <w:r w:rsidR="00053269">
        <w:t xml:space="preserve">. </w:t>
      </w:r>
      <w:r w:rsidR="003536E5">
        <w:t>MONITORING.</w:t>
      </w:r>
      <w:r w:rsidR="00053269">
        <w:t xml:space="preserve"> </w:t>
      </w:r>
      <w:r w:rsidR="003536E5">
        <w:t>MyDancr.com</w:t>
      </w:r>
      <w:r w:rsidR="00053269">
        <w:t xml:space="preserve"> has the right, but not the obligation, to monitor the Service, and may remove any </w:t>
      </w:r>
      <w:r w:rsidR="003536E5">
        <w:t>c</w:t>
      </w:r>
      <w:r w:rsidR="00053269">
        <w:t xml:space="preserve">ontent from the Service for any reason in its sole discretion at any time, without notice and without any liability to you. You acknowledge that </w:t>
      </w:r>
      <w:r w:rsidR="003536E5">
        <w:t>MyDancr.com</w:t>
      </w:r>
      <w:r w:rsidR="00053269">
        <w:t xml:space="preserve"> may establish general practices and limits concerning use of the Service without notice to you</w:t>
      </w:r>
      <w:r w:rsidR="003536E5">
        <w:t xml:space="preserve">. </w:t>
      </w:r>
      <w:r w:rsidR="00053269">
        <w:t xml:space="preserve">You acknowledge and agree that </w:t>
      </w:r>
      <w:r w:rsidR="003536E5">
        <w:t>MyDancr.com</w:t>
      </w:r>
      <w:r w:rsidR="00053269">
        <w:t xml:space="preserve"> may preserve any </w:t>
      </w:r>
      <w:r w:rsidR="003536E5">
        <w:t>information that your provide</w:t>
      </w:r>
      <w:r w:rsidR="00053269">
        <w:t xml:space="preserve"> and may also disclose </w:t>
      </w:r>
      <w:r w:rsidR="003536E5">
        <w:t>that information</w:t>
      </w:r>
      <w:r w:rsidR="00053269">
        <w:t xml:space="preserve"> if required to do so by law or in the good faith belief that such preservation or disclosure is reasonably necessary to: (1) comply with legal process, applicable laws or government requests; (2) enforce this Agreement; (3) respond to claims that any content violates the rights of third parties; or (4) protect the rights, property, or personal safety of </w:t>
      </w:r>
      <w:proofErr w:type="spellStart"/>
      <w:r w:rsidR="003536E5">
        <w:t>MyDancr</w:t>
      </w:r>
      <w:proofErr w:type="spellEnd"/>
      <w:r w:rsidR="003536E5">
        <w:t xml:space="preserve"> LLC</w:t>
      </w:r>
      <w:r w:rsidR="00053269">
        <w:t xml:space="preserve">, its Users and the public. </w:t>
      </w:r>
    </w:p>
    <w:p w14:paraId="3210828F" w14:textId="1AC455CC" w:rsidR="00053269" w:rsidRDefault="003536E5" w:rsidP="00053269">
      <w:r>
        <w:t>7</w:t>
      </w:r>
      <w:r w:rsidR="00053269">
        <w:t>. USE RESTRICTIONS. Your rights to use the Service are expressly conditioned on the following:</w:t>
      </w:r>
    </w:p>
    <w:p w14:paraId="07F9AC80" w14:textId="5BC03E27" w:rsidR="00053269" w:rsidRDefault="00053269" w:rsidP="00053269">
      <w:r>
        <w:t>A. You may access the Service for your personal entertainment purposes only solely as intended through the provided functionality of the Service and as permitted under this Agreement.</w:t>
      </w:r>
    </w:p>
    <w:p w14:paraId="1DDD5E3A" w14:textId="7CC60963" w:rsidR="00053269" w:rsidRDefault="00053269" w:rsidP="00053269">
      <w:r>
        <w:t xml:space="preserve">B. You may not copy, distribute, re-sell, alter, modify, create derivative works of, sell, license or in any way exploit any part of the Service or any </w:t>
      </w:r>
      <w:r w:rsidR="003536E5">
        <w:t>MyDancr.com</w:t>
      </w:r>
      <w:r>
        <w:t xml:space="preserve"> Content.</w:t>
      </w:r>
    </w:p>
    <w:p w14:paraId="21DA0FB3" w14:textId="6D494F11" w:rsidR="00053269" w:rsidRDefault="00053269" w:rsidP="00053269">
      <w:r>
        <w:t xml:space="preserve">C. You agree not to copy, reproduce, distribute, publish, display, perform, transmit, stream or broadcast any part of the Service or </w:t>
      </w:r>
      <w:r w:rsidR="003536E5">
        <w:t>MyDancr.com</w:t>
      </w:r>
      <w:r>
        <w:t xml:space="preserve"> Content without </w:t>
      </w:r>
      <w:proofErr w:type="spellStart"/>
      <w:r w:rsidR="003536E5">
        <w:t>MyDancr.com</w:t>
      </w:r>
      <w:r>
        <w:t>’s</w:t>
      </w:r>
      <w:proofErr w:type="spellEnd"/>
      <w:r>
        <w:t xml:space="preserve"> prior written authorization, including, by way of example and not limitation, by doing or engaging in any of the following without </w:t>
      </w:r>
      <w:proofErr w:type="spellStart"/>
      <w:r w:rsidR="003536E5">
        <w:t>MyDancr.com</w:t>
      </w:r>
      <w:r>
        <w:t>’s</w:t>
      </w:r>
      <w:proofErr w:type="spellEnd"/>
      <w:r>
        <w:t xml:space="preserve"> prior express written consent:</w:t>
      </w:r>
    </w:p>
    <w:p w14:paraId="18667E83" w14:textId="28A3417A" w:rsidR="00053269" w:rsidRDefault="00053269" w:rsidP="00053269">
      <w:r>
        <w:t>1) altering, defacing, mutilating or otherwise bypassing any approved software through which the Service is made available; and</w:t>
      </w:r>
    </w:p>
    <w:p w14:paraId="1A8EAE75" w14:textId="634C8769" w:rsidR="00053269" w:rsidRDefault="00053269" w:rsidP="00053269">
      <w:r>
        <w:t xml:space="preserve">2) using any trademarks, service marks, design marks, logos, photographs or other content belonging to </w:t>
      </w:r>
      <w:r w:rsidR="003536E5">
        <w:t>MyDancr.com</w:t>
      </w:r>
      <w:r>
        <w:t xml:space="preserve"> or obtained from the Service.</w:t>
      </w:r>
    </w:p>
    <w:p w14:paraId="78B3AA94" w14:textId="3A6ACF1A" w:rsidR="00053269" w:rsidRDefault="003536E5" w:rsidP="00053269">
      <w:r>
        <w:lastRenderedPageBreak/>
        <w:t>D.</w:t>
      </w:r>
      <w:r w:rsidR="00053269">
        <w:t xml:space="preserve"> You agree not to bypass, circumvent, damage or otherwise interfere with any security or other features of the Service designed to control the manner in which the Service is used, harvest or mine </w:t>
      </w:r>
      <w:r>
        <w:t>MyDancr.com</w:t>
      </w:r>
      <w:r w:rsidR="00053269">
        <w:t xml:space="preserve"> Content from the Service, or otherwise access or use the Service in a manner inconsistent with individual human usage.</w:t>
      </w:r>
    </w:p>
    <w:p w14:paraId="6F95CAB3" w14:textId="2A75044D" w:rsidR="00053269" w:rsidRDefault="00053269" w:rsidP="00053269">
      <w:r>
        <w:t xml:space="preserve">E. You agree not to undertake, cause, permit or authorize the modification, creation of derivative works, translation, reverse engineering, decompiling, disassembling or hacking of any aspect of the Service or </w:t>
      </w:r>
      <w:r w:rsidR="003536E5">
        <w:t>MyDancr.com</w:t>
      </w:r>
      <w:r>
        <w:t xml:space="preserve"> Content or any part thereof, or attempt to do any of the foregoing, except and solely to the extent permitted by this Agreement, the authorized features of the Service or </w:t>
      </w:r>
      <w:r w:rsidR="003536E5">
        <w:t>MyDancr.com</w:t>
      </w:r>
      <w:r>
        <w:t xml:space="preserve"> Content, or by law, or otherwise attempt to use or access any portion of the Service other than as intended by </w:t>
      </w:r>
      <w:r w:rsidR="003536E5">
        <w:t>MyDancr.com</w:t>
      </w:r>
      <w:r>
        <w:t>.</w:t>
      </w:r>
    </w:p>
    <w:p w14:paraId="49131BF9" w14:textId="6E1B4338" w:rsidR="00053269" w:rsidRDefault="00053269" w:rsidP="00053269">
      <w:r>
        <w:t xml:space="preserve">F. You agree not to use, display, mirror, frame or utilize framing techniques to enclose the Service or the </w:t>
      </w:r>
      <w:r w:rsidR="003536E5">
        <w:t>MyDancr.com</w:t>
      </w:r>
      <w:r>
        <w:t xml:space="preserve"> Content, or any portion thereof, through any other application or website, unless and solely to the extent </w:t>
      </w:r>
      <w:r w:rsidR="003536E5">
        <w:t xml:space="preserve">MyDancr.com </w:t>
      </w:r>
      <w:r>
        <w:t xml:space="preserve">makes available the means for embedding any part of the Service or the </w:t>
      </w:r>
      <w:r w:rsidR="003536E5">
        <w:t>MyDancr.com</w:t>
      </w:r>
      <w:r>
        <w:t xml:space="preserve"> Content.</w:t>
      </w:r>
    </w:p>
    <w:p w14:paraId="0EE145C2" w14:textId="6C1F2C8D" w:rsidR="00053269" w:rsidRDefault="00053269" w:rsidP="00053269">
      <w:r>
        <w:t xml:space="preserve">G. You agree not to access, tamper with, or use non-public areas of the Service, </w:t>
      </w:r>
      <w:proofErr w:type="spellStart"/>
      <w:r w:rsidR="003536E5">
        <w:t>MyDancr.com</w:t>
      </w:r>
      <w:r>
        <w:t>’s</w:t>
      </w:r>
      <w:proofErr w:type="spellEnd"/>
      <w:r>
        <w:t xml:space="preserve"> (and its hosting company’s) computer systems and infrastructure, or the technical delivery systems of </w:t>
      </w:r>
      <w:proofErr w:type="spellStart"/>
      <w:r w:rsidR="003536E5">
        <w:t>MyDancr.com</w:t>
      </w:r>
      <w:r>
        <w:t>’s</w:t>
      </w:r>
      <w:proofErr w:type="spellEnd"/>
      <w:r>
        <w:t xml:space="preserve"> providers.</w:t>
      </w:r>
    </w:p>
    <w:p w14:paraId="27BF510E" w14:textId="67546ED5" w:rsidR="00053269" w:rsidRDefault="00053269" w:rsidP="00053269">
      <w:r>
        <w:t xml:space="preserve">H. You agree not to harass, abuse, harm or advocate or incite harassment, abuse or harm of another person or group, including </w:t>
      </w:r>
      <w:r w:rsidR="003536E5">
        <w:t>MyDancr.com</w:t>
      </w:r>
      <w:r>
        <w:t xml:space="preserve"> employees.</w:t>
      </w:r>
    </w:p>
    <w:p w14:paraId="069A064C" w14:textId="499BE32F" w:rsidR="00053269" w:rsidRDefault="00053269" w:rsidP="00053269">
      <w:r>
        <w:t xml:space="preserve">I. You agree not to provide any false personal information to </w:t>
      </w:r>
      <w:r w:rsidR="003536E5">
        <w:t>MyDancr.com</w:t>
      </w:r>
      <w:r>
        <w:t>.</w:t>
      </w:r>
    </w:p>
    <w:p w14:paraId="6477BB98" w14:textId="3699DA8B" w:rsidR="00053269" w:rsidRDefault="00053269" w:rsidP="00053269">
      <w:r>
        <w:t>J. You agree not to create a false identify or impersonate another person or entity in any way.</w:t>
      </w:r>
    </w:p>
    <w:p w14:paraId="112A70C2" w14:textId="6196BDB0" w:rsidR="00053269" w:rsidRDefault="00053269" w:rsidP="00053269">
      <w:r>
        <w:t xml:space="preserve">K. You agree not to create a new account with </w:t>
      </w:r>
      <w:r w:rsidR="003536E5">
        <w:t>MyDancr.com</w:t>
      </w:r>
      <w:r>
        <w:t xml:space="preserve">, without </w:t>
      </w:r>
      <w:proofErr w:type="spellStart"/>
      <w:r w:rsidR="003536E5">
        <w:t>MyDancr.com</w:t>
      </w:r>
      <w:r>
        <w:t>’s</w:t>
      </w:r>
      <w:proofErr w:type="spellEnd"/>
      <w:r>
        <w:t xml:space="preserve"> express written consent if </w:t>
      </w:r>
      <w:r w:rsidR="003536E5">
        <w:t>MyDancr.com</w:t>
      </w:r>
      <w:r>
        <w:t xml:space="preserve"> has previously disabled, suspended or terminated an account of yours for any reason whatsoever.</w:t>
      </w:r>
    </w:p>
    <w:p w14:paraId="0A89EFBB" w14:textId="7255FB6D" w:rsidR="00053269" w:rsidRDefault="00053269" w:rsidP="00053269">
      <w:r>
        <w:t>L. You agree not to solicit, or attempt to solicit, personal information from other Users</w:t>
      </w:r>
      <w:r w:rsidR="003536E5">
        <w:t xml:space="preserve"> or Dancers</w:t>
      </w:r>
      <w:r>
        <w:t>.</w:t>
      </w:r>
    </w:p>
    <w:p w14:paraId="72D815E6" w14:textId="799BC10C" w:rsidR="00053269" w:rsidRDefault="00053269" w:rsidP="00053269">
      <w:r>
        <w:t>M. You agree not to restrict, discourage or inhibit any person from using the Service, disclose personal information about a third person on the Service or obtained from the Service without the consent of such person, or collect information about Users of the Service.</w:t>
      </w:r>
    </w:p>
    <w:p w14:paraId="620B40F3" w14:textId="0324CFF6" w:rsidR="00053269" w:rsidRDefault="00053269" w:rsidP="00053269">
      <w:r>
        <w:t>N. You agree not to use the Service, without</w:t>
      </w:r>
      <w:r w:rsidR="003536E5">
        <w:t xml:space="preserve"> </w:t>
      </w:r>
      <w:proofErr w:type="spellStart"/>
      <w:r w:rsidR="003536E5">
        <w:t>MyDancr.com</w:t>
      </w:r>
      <w:r>
        <w:t>’s</w:t>
      </w:r>
      <w:proofErr w:type="spellEnd"/>
      <w:r>
        <w:t xml:space="preserve"> express written consent, for any commercial purpose, including reselling, distributing, or communicating or facilitating any commercial advertisement or solicitation.</w:t>
      </w:r>
    </w:p>
    <w:p w14:paraId="5909B7B1" w14:textId="160E539E" w:rsidR="00053269" w:rsidRDefault="00053269" w:rsidP="00053269">
      <w:r>
        <w:t>O. You agree not to gain unauthorized access to the Service, to other Users’ accounts, names or personally identifiable information, or to other computers or websites connected or linked to the Service.</w:t>
      </w:r>
    </w:p>
    <w:p w14:paraId="7274F68B" w14:textId="0E05FE56" w:rsidR="00053269" w:rsidRDefault="00053269" w:rsidP="00053269">
      <w:r>
        <w:t xml:space="preserve">P. You agree not to Post, transmit or otherwise make available, including in any of your User Content, any virus, worm, spyware or any other computer code, file or program that may or is intended to disable, overburden, impair, damage or hijack the operation of any hardware, software or </w:t>
      </w:r>
      <w:r>
        <w:lastRenderedPageBreak/>
        <w:t xml:space="preserve">telecommunications equipment, or any other aspect of the Service or </w:t>
      </w:r>
      <w:r w:rsidR="003536E5">
        <w:t>MyDancr.com</w:t>
      </w:r>
      <w:r>
        <w:t xml:space="preserve"> Content or communications equipment and computers connected to the Service.</w:t>
      </w:r>
    </w:p>
    <w:p w14:paraId="3C17FD77" w14:textId="54EC874E" w:rsidR="00053269" w:rsidRDefault="00053269" w:rsidP="00053269">
      <w:r>
        <w:t xml:space="preserve">Q. You agree not to Post any User Content that is or could be interpreted to be defamatory, libelous, inaccurate, unlawful, harmful, threatening, abusive, harassing, vulgar, offensive, obscene, pornographic, objectionable, or hateful, or that promotes discrimination, bigotry, racism, or hatred, as determined by </w:t>
      </w:r>
      <w:r w:rsidR="003536E5">
        <w:t>MyDancr.com</w:t>
      </w:r>
      <w:r>
        <w:t xml:space="preserve"> in its sole discretion.</w:t>
      </w:r>
    </w:p>
    <w:p w14:paraId="27DF7DF7" w14:textId="2F060FBB" w:rsidR="00053269" w:rsidRDefault="00053269" w:rsidP="00053269">
      <w:r>
        <w:t>R. You agree not to Post any User Content that does or could be claimed to infringe any third party intellectual property or other rights, including the rights of privacy, publicity and confidentiality.</w:t>
      </w:r>
    </w:p>
    <w:p w14:paraId="73F85EE6" w14:textId="16963B2C" w:rsidR="00053269" w:rsidRDefault="00053269" w:rsidP="00053269">
      <w:r>
        <w:t>S. You agree not to interfere with or disrupt the Service, networks or servers connected to the Service or violate the regulations, policies or procedures of such networks or servers.</w:t>
      </w:r>
    </w:p>
    <w:p w14:paraId="11830F5E" w14:textId="791D39A7" w:rsidR="00053269" w:rsidRDefault="00053269" w:rsidP="00053269">
      <w:r>
        <w:t>T. You agree not to violate any applicable federal, state or local laws or regulations (including, without limitation, any traffic laws and rules applicable when you use the Service in a vehicle) or this Agreement through the use of the Service.</w:t>
      </w:r>
    </w:p>
    <w:p w14:paraId="23BA94C0" w14:textId="7C0D6CC6" w:rsidR="00053269" w:rsidRDefault="00053269" w:rsidP="00053269">
      <w:r>
        <w:t>U. You agree not to assist or permit any persons in engaging in any of the activities described above.</w:t>
      </w:r>
    </w:p>
    <w:p w14:paraId="5EEC318B" w14:textId="2A12D999" w:rsidR="00053269" w:rsidRDefault="00053269" w:rsidP="00053269">
      <w:r>
        <w:t>V. YOU AGREE AND UNDERSTAND THAT ANY AND ALL VIOLATIONS OF PARAGRAPH 10 CAN AND WILL BE MET WITH LITIGATION INSTITUTED BY CCP AGAINST YOU AND/OR THE ACCOUNT HOLDER OF THE INTERNET SERVICE THROUGH WHICH SUCH ACTIVITY OCCURRED.</w:t>
      </w:r>
    </w:p>
    <w:p w14:paraId="7083B8FA" w14:textId="4DA9A0E1" w:rsidR="00053269" w:rsidRDefault="00221B22" w:rsidP="00053269">
      <w:r>
        <w:t>8</w:t>
      </w:r>
      <w:r w:rsidR="00053269">
        <w:t xml:space="preserve">. SECURITY. You understand that the operation of the Service, including User Content, may be unencrypted and involve (a) transmissions over various networks; (b) changes to conform and adapt to technical requirements of connecting networks or devices; and (c) transmission to </w:t>
      </w:r>
      <w:proofErr w:type="spellStart"/>
      <w:r w:rsidR="003536E5">
        <w:t>MyDancr.com</w:t>
      </w:r>
      <w:r w:rsidR="00053269">
        <w:t>’s</w:t>
      </w:r>
      <w:proofErr w:type="spellEnd"/>
      <w:r w:rsidR="00053269">
        <w:t xml:space="preserve"> third party vendors and hosting partners to provide the necessary hardware, software, networking, storage, and related technology required to operate and maintain the Service and Content. </w:t>
      </w:r>
      <w:r w:rsidR="003536E5">
        <w:t>MyDancr.com</w:t>
      </w:r>
      <w:r w:rsidR="00053269">
        <w:t xml:space="preserve"> will have no liability to you for any unauthorized access or use of your </w:t>
      </w:r>
      <w:r w:rsidR="00D805D4">
        <w:t>Membership</w:t>
      </w:r>
      <w:r w:rsidR="00053269">
        <w:t>, or any corruption, deletion, destruction or loss of any of Content.</w:t>
      </w:r>
    </w:p>
    <w:p w14:paraId="546DD7AC" w14:textId="7938B411" w:rsidR="00053269" w:rsidRDefault="00221B22" w:rsidP="00053269">
      <w:r>
        <w:t>9</w:t>
      </w:r>
      <w:r w:rsidR="00053269">
        <w:t xml:space="preserve">. OWNERSHIP. The Service, Content, and the media and materials contained therein, including all intellectual property rights therein, is the sole and exclusive property of </w:t>
      </w:r>
      <w:proofErr w:type="spellStart"/>
      <w:r w:rsidR="003536E5">
        <w:t>MyDancr.cmo</w:t>
      </w:r>
      <w:proofErr w:type="spellEnd"/>
      <w:r w:rsidR="00053269">
        <w:t xml:space="preserve"> and its licensors. Except for the limited license expressly granted by and to you under this Agreement, no other rights, licenses, or immunities are granted or will be deemed to be granted under this Agreement, either expressly, or by implication, estoppel or otherwise.</w:t>
      </w:r>
    </w:p>
    <w:p w14:paraId="00CB7A74" w14:textId="63E2A3BE" w:rsidR="00053269" w:rsidRDefault="00221B22" w:rsidP="00053269">
      <w:r>
        <w:t>10</w:t>
      </w:r>
      <w:r w:rsidR="00053269">
        <w:t xml:space="preserve">. FEEDBACK. While our own staff is continually working to develop and evaluate our own product ideas and features, we pride ourselves on paying close attention to the interests, feedback, comments, and suggestions we receive from Users. If you choose to contribute by sending </w:t>
      </w:r>
      <w:r>
        <w:t>MyDancr.com</w:t>
      </w:r>
      <w:r w:rsidR="00053269">
        <w:t xml:space="preserve"> or our employees any ideas for products, services, features, modifications, enhancements, content, refinements, technologies, content offerings (such as audiovisual or other types of content), promotions, strategies, or product/feature names, or any related documentation, artwork, computer code, diagrams, or other materials (collectively “Feedback”), then regardless of what your accompanying communication may say, the following terms will apply, so that future misunderstandings can be avoided. Accordingly, by sending Feedback to </w:t>
      </w:r>
      <w:r>
        <w:t>support@mydancr.com</w:t>
      </w:r>
      <w:r w:rsidR="00053269">
        <w:t>, you agree that:</w:t>
      </w:r>
    </w:p>
    <w:p w14:paraId="4D57EF4D" w14:textId="1CA91A43" w:rsidR="00053269" w:rsidRDefault="00053269" w:rsidP="00053269">
      <w:r>
        <w:lastRenderedPageBreak/>
        <w:t xml:space="preserve">A. </w:t>
      </w:r>
      <w:r w:rsidR="00221B22">
        <w:t>MyDancr.com</w:t>
      </w:r>
      <w:r>
        <w:t xml:space="preserve"> has no obligation to review, consider, or implement your Feedback, or to return to you all or part of any Feedback for any reason;</w:t>
      </w:r>
    </w:p>
    <w:p w14:paraId="0883C7C6" w14:textId="5371E52A" w:rsidR="00053269" w:rsidRDefault="00053269" w:rsidP="00053269">
      <w:r>
        <w:t xml:space="preserve">B. Feedback is provided on a non-confidential basis, and </w:t>
      </w:r>
      <w:r w:rsidR="00221B22">
        <w:t>MyDancr.com</w:t>
      </w:r>
      <w:r>
        <w:t xml:space="preserve"> is not under any obligation to keep any Feedback you send confidential or to refrain from using or disclosing it in any way; and</w:t>
      </w:r>
    </w:p>
    <w:p w14:paraId="3647E617" w14:textId="7C50BB46" w:rsidR="00053269" w:rsidRDefault="00053269" w:rsidP="00053269">
      <w:r>
        <w:t xml:space="preserve">C. You irrevocably grant </w:t>
      </w:r>
      <w:r w:rsidR="00AE1A55">
        <w:t>MyDancr.com</w:t>
      </w:r>
      <w:r>
        <w:t xml:space="preserve"> and its successors and assigns perpetual and unlimited permission to Use the Feedback and derivatives thereof for any purpose and without restriction, free of charge and without attribution of any kind, including by making, using, selling, offering for sale, importing, and promoting commercial products and services that incorporate or embody Feedback, whether in whole or in part, and whether as provided or as modified. If you become aware of any security vulnerability in the Service or </w:t>
      </w:r>
      <w:r w:rsidR="00AE1A55">
        <w:t>MyDancer.com</w:t>
      </w:r>
      <w:r>
        <w:t xml:space="preserve"> Content, then please provide us Feedback using the “Send Feedback” feature within the Service or at support@</w:t>
      </w:r>
      <w:r w:rsidR="00AE1A55">
        <w:t>mydancr</w:t>
      </w:r>
      <w:r>
        <w:t>.com.</w:t>
      </w:r>
    </w:p>
    <w:p w14:paraId="29A8F4E8" w14:textId="3F28294D" w:rsidR="00053269" w:rsidRDefault="00053269" w:rsidP="00053269">
      <w:r>
        <w:t>1</w:t>
      </w:r>
      <w:r w:rsidR="00183783">
        <w:t>1</w:t>
      </w:r>
      <w:r>
        <w:t xml:space="preserve">. TERMINATION. This Agreement is effective until terminated by you or </w:t>
      </w:r>
      <w:r w:rsidR="00AE1A55">
        <w:t>MyDancer.com</w:t>
      </w:r>
      <w:r>
        <w:t xml:space="preserve"> as described in this Section.</w:t>
      </w:r>
    </w:p>
    <w:p w14:paraId="064DA299" w14:textId="019B4067" w:rsidR="00053269" w:rsidRDefault="00053269" w:rsidP="00053269">
      <w:r>
        <w:t>A. Automatic Termination. Your rights under this Agreement will terminate automatically without notice if you fail to comply with any term(s) of this Agreement.</w:t>
      </w:r>
    </w:p>
    <w:p w14:paraId="63D37057" w14:textId="6D107A35" w:rsidR="00053269" w:rsidRDefault="00053269" w:rsidP="00053269">
      <w:r>
        <w:t>B. Termination by You. You may terminate your account, this Agreement, and your right to use the Service, at any time and for any reason or no reason, by contacting Customer Support at support@</w:t>
      </w:r>
      <w:r w:rsidR="00AE1A55">
        <w:t>mydancr</w:t>
      </w:r>
      <w:r>
        <w:t>.com.</w:t>
      </w:r>
    </w:p>
    <w:p w14:paraId="5AFD93A1" w14:textId="3622664F" w:rsidR="00053269" w:rsidRDefault="00053269" w:rsidP="00053269">
      <w:r>
        <w:t xml:space="preserve">C. Termination by </w:t>
      </w:r>
      <w:r w:rsidR="00AE1A55">
        <w:t>MyDancr.com</w:t>
      </w:r>
      <w:r>
        <w:t xml:space="preserve">. Notwithstanding anything to the contrary in this Agreement, </w:t>
      </w:r>
      <w:proofErr w:type="spellStart"/>
      <w:r w:rsidR="00AE1A55">
        <w:t>MyDancr</w:t>
      </w:r>
      <w:proofErr w:type="spellEnd"/>
      <w:r w:rsidR="00AE1A55">
        <w:t xml:space="preserve"> LLC</w:t>
      </w:r>
      <w:r>
        <w:t xml:space="preserve"> has the right to immediately disable, suspend, or terminate your account at any time for any reason or no reason, with or without notice to you. All of your User Content on the Service (if any) may be permanently deleted at any time and for any reason in </w:t>
      </w:r>
      <w:proofErr w:type="spellStart"/>
      <w:r w:rsidR="00AE1A55">
        <w:t>MyDancr.com</w:t>
      </w:r>
      <w:r>
        <w:t>’s</w:t>
      </w:r>
      <w:proofErr w:type="spellEnd"/>
      <w:r>
        <w:t xml:space="preserve"> sole discretion, with or without notice to you. In addition, </w:t>
      </w:r>
      <w:r w:rsidR="00AE1A55">
        <w:t>MyDancr.com</w:t>
      </w:r>
      <w:r>
        <w:t xml:space="preserve"> may notify authorities or take any actions it deems appropriate, without notice to you, if </w:t>
      </w:r>
      <w:r w:rsidR="00AE1A55">
        <w:t>MyDancr.com</w:t>
      </w:r>
      <w:r>
        <w:t xml:space="preserve"> suspects or determines, in its own discretion, that you may have or there is a significant risk that you have: (a) failed to comply with any provision of this Agreement or any policies or rules established by </w:t>
      </w:r>
      <w:r w:rsidR="00AE1A55">
        <w:t>MyDancr.com</w:t>
      </w:r>
      <w:r>
        <w:t xml:space="preserve"> through any of the foregoing; or (b) engaged in actions relating to or in the course of using the Service that may be illegal or cause liability, harm, embarrassment, harassment, abuse or disruption for you,</w:t>
      </w:r>
      <w:r w:rsidR="00AE1A55">
        <w:t xml:space="preserve"> MyDancr.com</w:t>
      </w:r>
      <w:r>
        <w:t>, the Service, other Users or any other third parties.</w:t>
      </w:r>
    </w:p>
    <w:p w14:paraId="100B4F42" w14:textId="63763D07" w:rsidR="00053269" w:rsidRDefault="00053269" w:rsidP="00053269">
      <w:r>
        <w:t>1</w:t>
      </w:r>
      <w:r w:rsidR="00183783">
        <w:t>2</w:t>
      </w:r>
      <w:r>
        <w:t xml:space="preserve">. INDEMNITY. You agree to indemnify and hold </w:t>
      </w:r>
      <w:proofErr w:type="spellStart"/>
      <w:r w:rsidR="00715295">
        <w:t>MyDancr</w:t>
      </w:r>
      <w:proofErr w:type="spellEnd"/>
      <w:r w:rsidR="00715295">
        <w:t xml:space="preserve"> LLC</w:t>
      </w:r>
      <w:r>
        <w:t xml:space="preserve">, and its officers, directors, employees, agents, successors, and assigns harmless from and against any claims, liabilities, damages, losses, and expenses, including, without limitation, reasonable legal and accounting fees, arising out of or in any way connected to (a) your access, use, or misuse of the Service, or </w:t>
      </w:r>
      <w:r w:rsidR="00715295">
        <w:t>MyCancr.com</w:t>
      </w:r>
      <w:r>
        <w:t xml:space="preserve"> Content; (b) your User Content; or (c) your violation of this Agreement. </w:t>
      </w:r>
      <w:proofErr w:type="spellStart"/>
      <w:r w:rsidR="00715295">
        <w:t>MyDancr.coom</w:t>
      </w:r>
      <w:proofErr w:type="spellEnd"/>
      <w:r>
        <w:t xml:space="preserve"> will use reasonable efforts to notify you of any such claim, action or proceeding for which it seeks an indemnification from you upon becoming aware of it, but if </w:t>
      </w:r>
      <w:r w:rsidR="00715295">
        <w:t>MyDancr.com</w:t>
      </w:r>
      <w:r>
        <w:t xml:space="preserve"> is unable to communicate with you in a timely manner because of an inactive e-mail address for you, your indemnification obligation will continue notwithstanding </w:t>
      </w:r>
      <w:proofErr w:type="spellStart"/>
      <w:r w:rsidR="00715295">
        <w:t>MyDancr.com</w:t>
      </w:r>
      <w:r>
        <w:t>’s</w:t>
      </w:r>
      <w:proofErr w:type="spellEnd"/>
      <w:r>
        <w:t xml:space="preserve"> inability to contact you in a timely manner. </w:t>
      </w:r>
      <w:r w:rsidR="00715295">
        <w:t>MyDancr.com</w:t>
      </w:r>
      <w:r>
        <w:t xml:space="preserve"> reserves the right to assume the exclusive defense and control of any matter that is subject to indemnification under this Section. In such case, you agree to cooperate with any reasonable requests to assist </w:t>
      </w:r>
      <w:proofErr w:type="spellStart"/>
      <w:r w:rsidR="00715295">
        <w:t>MyDancr.com</w:t>
      </w:r>
      <w:r>
        <w:t>’s</w:t>
      </w:r>
      <w:proofErr w:type="spellEnd"/>
      <w:r>
        <w:t xml:space="preserve"> defense of </w:t>
      </w:r>
      <w:r>
        <w:lastRenderedPageBreak/>
        <w:t xml:space="preserve">such matter. You agree not to settle any matter without the prior express written consent of </w:t>
      </w:r>
      <w:r w:rsidR="00715295">
        <w:t>MyDancr.com</w:t>
      </w:r>
      <w:r>
        <w:t>.</w:t>
      </w:r>
    </w:p>
    <w:p w14:paraId="3166C500" w14:textId="0F60D69B" w:rsidR="00053269" w:rsidRDefault="00053269" w:rsidP="00053269">
      <w:r>
        <w:t>1</w:t>
      </w:r>
      <w:r w:rsidR="004C2E13">
        <w:t>3</w:t>
      </w:r>
      <w:r>
        <w:t xml:space="preserve">. NO WARRANTY. YOU EXPRESSLY ACKNOWLEDGE AND AGREE THAT USE OF THE SERVICE IS AT YOUR SOLE RISK AND THAT THE ENTIRE RISK AS TO SATISFACTORY QUALITY, PERFORMANCE, ACCURACY AND EFFORT IS WITH YOU. TO THE MAXIMUM EXTENT PERMITTED BY APPLICABLE LAW, THE SERVICE, AND ANY CONTENT OR MATERIALS AVAILABLE THROUGH THE SERVICE (INCLUDING, WITHOUT LIMITATION, ANY USER CONTENT, THIRD PARTY CONTENT AND/OR </w:t>
      </w:r>
      <w:r w:rsidR="004C2E13">
        <w:t>MYDANCR.COM</w:t>
      </w:r>
      <w:r>
        <w:t xml:space="preserve"> CONTENT), ARE PROVIDED “AS IS” AND “AS AVAILABLE,” WITH ALL FAULTS AND WITHOUT WARRANTY OF ANY KIND, AND </w:t>
      </w:r>
      <w:r w:rsidR="004C2E13">
        <w:t>MYDANCR.COM</w:t>
      </w:r>
      <w:r>
        <w:t xml:space="preserve"> HEREBY DISCLAIMS, ON BEHALF OF ITSELF AND ITS SUPPLIERS AND LICENSORS, ALL WARRANTIES AND CONDITIONS WITH RESPECT TO THE SERVICE, AND ANY CONTENT OR MATERIALS AVAILABLE THROUGH THE SERVICE (INCLUDING, WITHOUT LIMITATION, ANY USER CONTENT, THIRD PARTY CONTENT AND/OR </w:t>
      </w:r>
      <w:r w:rsidR="004C2E13">
        <w:t>MYDANCR.COM</w:t>
      </w:r>
      <w:r>
        <w:t xml:space="preserve"> CONTENT), WHETHER EXPRESS, IMPLIED OR STATUTORY, INCLUDING, BUT NOT LIMITED TO, THE IMPLIED WARRANTIES AND/OR CONDITIONS OF MERCHANTABILITY, OF SATISFACTORY QUALITY, OF FITNESS FOR A PARTICULAR PURPOSE, OF ACCURACY, OF QUIET ENJOYMENT, TITLE, AND NON-INFRINGEMENT OF THIRD PARTY RIGHTS. </w:t>
      </w:r>
      <w:r w:rsidR="004C2E13">
        <w:t>MYDANCR.COM</w:t>
      </w:r>
      <w:r>
        <w:t xml:space="preserve"> DOES NOT WARRANT AGAINST INTERFERENCE WITH YOUR ENJOYMENT OF THE SERVICE, THAT THE FUNCTIONS CONTAINED IN OR SERVICES PERFORMED OR PROVIDED BY THE SERVICE WILL MEET YOUR REQUIREMENTS, THAT THE OPERATION OF THE SERVICE WILL BE UNINTERRUPTED OR ERROR-FREE OR NOT INTERFERE WITH YOUR USE OR ENJOYMENT OF ANY OTHER APPLICATIONS ON THE DEVICE ON WHICH THE SERVICE IS ACCESSED OR INSTALLED, OR THAT DEFECTS IN THE SERVICE WILL BE CORRECTED. NO ORAL OR WRITTEN INFORMATION OR ADVICE GIVEN BY </w:t>
      </w:r>
      <w:r w:rsidR="004C2E13">
        <w:t>MYDANCR.COM</w:t>
      </w:r>
      <w:r>
        <w:t xml:space="preserve"> OR ITS AUTHORIZED REPRESENTATIVES WILL CREATE A WARRANTY NOT EXPRESSLY PROVIDED FOR IN THIS AGREEMENT. SOME JURISDICTIONS DO NOT ALLOW THE EXCLUSION OF IMPLIED WARRANTIES OR LIMITATIONS ON APPLICABLE STATUTORY RIGHTS OF A CONSUMER, SO THE ABOVE EXCLUSION AND LIMITATIONS MAY NOT APPLY TO YOU, BUT IN SUCH A CASE THE FOREGOING WILL BE APPLIED TO THE GREATEST EXTENT ENFORCEABLE UNDER APPLICABLE LAW.</w:t>
      </w:r>
    </w:p>
    <w:p w14:paraId="7B520A39" w14:textId="2FBFB455" w:rsidR="00053269" w:rsidRDefault="00053269" w:rsidP="00053269">
      <w:r>
        <w:t>1</w:t>
      </w:r>
      <w:r w:rsidR="004C2E13">
        <w:t>4</w:t>
      </w:r>
      <w:r>
        <w:t xml:space="preserve">. LIMITATION OF LIABILITY. TO THE EXTENT NOT PROHIBITED BY LAW, IN NO EVENT WILL </w:t>
      </w:r>
      <w:r w:rsidR="004C2E13">
        <w:t>MYDANCR.COM</w:t>
      </w:r>
      <w:r>
        <w:t xml:space="preserve"> OR ITS SUPPLIERS OR LICENSORS BE LIABLE FOR PERSONAL INJURY, OR ANY INCIDENTAL, SPECIAL, INDIRECT OR CONSEQUENTIAL DAMAGES WHATSOEVER, INCLUDING, WITHOUT LIMITATION, DAMAGES FOR LOSS OF PROFITS, LOSS OF DATA, BUSINESS INTERRUPTION OR ANY OTHER COMMERCIAL DAMAGES OR LOSSES, ARISING OUT OF OR RELATED TO YOUR USE OR INABILITY TO USE THE SERVICE AND ANY CONTENT OR MATERIALS AVAILABLE THROUGH THE SERVICE (INCLUDING, WITHOUT LIMITATION, ANY USER CONTENT, THIRD PARTY CONTENT AND/OR </w:t>
      </w:r>
      <w:r w:rsidR="004C2E13">
        <w:t>MYDANCR.COM</w:t>
      </w:r>
      <w:r>
        <w:t xml:space="preserve"> CONTENT), HOWEVER CAUSED, REGARDLESS OF THE THEORY OF LIABILITY (CONTRACT, TORT OR OTHERWISE) AND EVEN IF </w:t>
      </w:r>
      <w:r w:rsidR="004C2E13">
        <w:t>MYDANCR.COM</w:t>
      </w:r>
      <w:r>
        <w:t xml:space="preserve"> HAS BEEN ADVISED OF THE POSSIBILITY OF SUCH DAMAGES. SOME JURISDICTIONS DO NOT ALLOW THE LIMITATION OF LIABILITY FOR PERSONAL INJURY, OR OF INCIDENTAL OR CONSEQUENTIAL DAMAGES, SO THIS LIMITATION MAY NOT APPLY TO YOU. IN NO EVENT WILL </w:t>
      </w:r>
      <w:r w:rsidR="004C2E13">
        <w:t>MYDANCR.COM</w:t>
      </w:r>
      <w:r>
        <w:t xml:space="preserve">’S TOTAL LIABILITY TO YOU FOR ALL DAMAGES (OTHER THAN AS MAY BE REQUIRED BY APPLICABLE LAW IN CASES INVOLVING PERSONAL INJURY) EXCEED ONE HUNDRED DOLLARS ($10.00). THE FOREGOING LIMITATIONS WILL APPLY EVEN IF THE ABOVE STATED REMEDY FAILS OF ITS ESSENTIAL PURPOSE. SOME JURISDICTIONS DO NOT ALLOW THE EXCLUSION OF OR LIMITATION OF CERTAIN TYPES OF DAMAGES OR LIABILITIES, SO THE ABOVE EXCLUSION AND </w:t>
      </w:r>
      <w:r>
        <w:lastRenderedPageBreak/>
        <w:t>LIMITATIONS MAY NOT APPLY TO YOU, BUT IN SUCH A CASE THE FOREGOING WILL BE APPLIED TO THE GREATEST EXTENT ENFORCEABLE UNDER APPLICABLE LAW.</w:t>
      </w:r>
    </w:p>
    <w:p w14:paraId="7D900C4E" w14:textId="10D859C0" w:rsidR="00053269" w:rsidRDefault="00053269" w:rsidP="00053269">
      <w:r>
        <w:t>1</w:t>
      </w:r>
      <w:r w:rsidR="004C2E13">
        <w:t>5</w:t>
      </w:r>
      <w:r>
        <w:t xml:space="preserve">. THIRD PARTY DISPUTES. </w:t>
      </w:r>
      <w:r w:rsidR="004C2E13">
        <w:t>MYDANCR.COM</w:t>
      </w:r>
      <w:r>
        <w:t xml:space="preserve"> IS NOT AFFILIATED WITH ANY MOBILE CARRIER, RADIO STATION OR OTHER THIRD PARTY SERVICE PROVIDER, AND ANY DISPUTE YOU HAVE WITH ANY SUCH THIRD PARTY SERVICE PROVIDER OR ANY OTHER THIRD PARTY, INCLUDING, WITHOUT LIMITATION, ANY OTHER USER OF THE SERVICE, IS DIRECTLY BETWEEN YOU AND SUCH THIRD PARTY, AND YOU IRREVOCABLY RELEASE </w:t>
      </w:r>
      <w:r w:rsidR="004C2E13">
        <w:t>MYDANCR.COM</w:t>
      </w:r>
      <w:r>
        <w:t xml:space="preserve"> (AND OUR OFFICERS, DIRECTORS, AGENTS, SUBSIDIARIES, JOINT VENTURES, EMPLOYEES, SUCCESSORS, AND ASSIGNS) FROM ANY AND ALL CLAIMS, DEMANDS AND DAMAGES (ACTUAL AND CONSEQUENTIAL) OF EVERY KIND AND NATURE, KNOWN AND UNKNOWN, ARISING OUT OF OR IN ANY WAY CONNECTED WITH SUCH DISPUTES.</w:t>
      </w:r>
    </w:p>
    <w:p w14:paraId="7E884ED0" w14:textId="3574A76E" w:rsidR="00053269" w:rsidRDefault="00053269" w:rsidP="00053269">
      <w:r>
        <w:t>1</w:t>
      </w:r>
      <w:r w:rsidR="004C2E13">
        <w:t>6</w:t>
      </w:r>
      <w:r>
        <w:t>. NOTICE AND PROCEDURE FOR MAKING CLAIMS OF COPYRIGHT OR OTHER INTELLECTUAL PROPERTY INFRINGEMENTS.</w:t>
      </w:r>
    </w:p>
    <w:p w14:paraId="33EE3CA4" w14:textId="505CF1CA" w:rsidR="00053269" w:rsidRDefault="00053269" w:rsidP="00053269">
      <w:r>
        <w:t xml:space="preserve">A. Respect of Third Party Rights. </w:t>
      </w:r>
      <w:r w:rsidR="004C2E13">
        <w:t>MyDancr.com</w:t>
      </w:r>
      <w:r>
        <w:t xml:space="preserve"> respects the intellectual property of others and takes the protection of intellectual property very seriously, and we ask our Users to do the same. Infringing activity will not be tolerated on or through the Service.</w:t>
      </w:r>
    </w:p>
    <w:p w14:paraId="5B305D43" w14:textId="7EDB8514" w:rsidR="00053269" w:rsidRDefault="00053269" w:rsidP="00053269">
      <w:r>
        <w:t xml:space="preserve">B. Repeat Infringer Policy. </w:t>
      </w:r>
      <w:proofErr w:type="spellStart"/>
      <w:r w:rsidR="004C2E13">
        <w:t>MyDancr.com</w:t>
      </w:r>
      <w:r>
        <w:t>’s</w:t>
      </w:r>
      <w:proofErr w:type="spellEnd"/>
      <w:r>
        <w:t xml:space="preserve"> intellectual property policy is to (a) remove or disable access to material that </w:t>
      </w:r>
      <w:r w:rsidR="004C2E13">
        <w:t>MyDancr.com</w:t>
      </w:r>
      <w:r>
        <w:t xml:space="preserve"> believes in good faith, upon notice from an intellectual property owner or his or her agent, is infringing the intellectual property of a third party by being made available through the Service; and (b) remove any User Content you uploaded to the Service if you are a “repeat infringer” and terminate your right to use the Service. You are a “repeat infringer” if you are a User that has uploaded User Content or Feedback to or through the Service and for whom </w:t>
      </w:r>
      <w:r w:rsidR="004C2E13">
        <w:t>MyDancr.com</w:t>
      </w:r>
      <w:r>
        <w:t xml:space="preserve"> has received more than two takedown notices compliant with the provisions of 17 U.S.C. § 512 with respect to your User Content or Feedback. </w:t>
      </w:r>
      <w:r w:rsidR="004C2E13">
        <w:t>MyDancr.com</w:t>
      </w:r>
      <w:r>
        <w:t xml:space="preserve"> has discretion, however, to terminate the account of any User after receipt of a single notification of claimed infringement or upon </w:t>
      </w:r>
      <w:proofErr w:type="spellStart"/>
      <w:r w:rsidR="004C2E13">
        <w:t>MyDancr.com</w:t>
      </w:r>
      <w:r>
        <w:t>’s</w:t>
      </w:r>
      <w:proofErr w:type="spellEnd"/>
      <w:r>
        <w:t xml:space="preserve"> own determination.</w:t>
      </w:r>
    </w:p>
    <w:p w14:paraId="09A7C655" w14:textId="1115B77A" w:rsidR="00053269" w:rsidRDefault="004C2E13" w:rsidP="00053269">
      <w:r>
        <w:t>17</w:t>
      </w:r>
      <w:r w:rsidR="00053269">
        <w:t xml:space="preserve">. Dispute Resolution. A. Mandatory Arbitration. Please read this carefully. It affects your rights. YOU AND </w:t>
      </w:r>
      <w:r>
        <w:t>MYDANCR.COM</w:t>
      </w:r>
      <w:r w:rsidR="00053269">
        <w:t xml:space="preserve"> AND EACH OF OUR RESPECTIVE CORPORATE PARENTS, SUBSIDIARIES, AFFILIATES, PREDECESSORS IN INTEREST, SUCCESSORS, PERMITTED ASSIGNS, AND ANY OTHER PARTIES ON WHOSE BEHALF YOU ARE ACCESSING THE SERVICE AGREE TO ARBITRATION, AS THE EXCLUSIVE FORM OF DISPUTE RESOLUTION EXCEPT AS PROVIDED FOR BELOW, FOR ALL DISPUTES AND CLAIMS ARISING OUT OF OR RELATING TO THIS AGREEMENT OR THE SERVICE. Arbitration is more informal than a lawsuit in court. Arbitration uses a neutral arbitrator instead of a judge or jury, allows for more limited discovery than in court, and is subject to very limited review by courts. Arbitrators can award the same damages and relief that a court can award. Please visit www.adr.org for more information about arbitration.</w:t>
      </w:r>
    </w:p>
    <w:p w14:paraId="68927BB1" w14:textId="58B93386" w:rsidR="00053269" w:rsidRDefault="00053269" w:rsidP="00053269">
      <w:r>
        <w:t xml:space="preserve">1) Commencing Arbitration. A party who intends to seek arbitration must first send to the other, by certified mail, a written notice of intent to arbitrate (a “Notice”), or, if you do not provide a mailing address to </w:t>
      </w:r>
      <w:r w:rsidR="004C2E13">
        <w:t>MyDancr.com</w:t>
      </w:r>
      <w:r>
        <w:t xml:space="preserve">, to you via any other method available to </w:t>
      </w:r>
      <w:r w:rsidR="004C2E13">
        <w:t>MyDancr.com</w:t>
      </w:r>
      <w:r>
        <w:t xml:space="preserve">, including via e-mail. The Notice to </w:t>
      </w:r>
      <w:r w:rsidR="004C2E13">
        <w:t>MyDancr.com</w:t>
      </w:r>
      <w:r>
        <w:t xml:space="preserve"> should be addressed to </w:t>
      </w:r>
      <w:proofErr w:type="spellStart"/>
      <w:r w:rsidR="004C2E13">
        <w:t>MyDancr</w:t>
      </w:r>
      <w:proofErr w:type="spellEnd"/>
      <w:r w:rsidR="004C2E13">
        <w:t xml:space="preserve"> LLC</w:t>
      </w:r>
      <w:r>
        <w:t xml:space="preserve">. The Notice must (a) describe the nature and basis of the claim or dispute; and (b) set forth the specific relief sought (the “Demand”). If you and </w:t>
      </w:r>
      <w:proofErr w:type="spellStart"/>
      <w:r w:rsidR="004C2E13">
        <w:t>MyDancr</w:t>
      </w:r>
      <w:proofErr w:type="spellEnd"/>
      <w:r w:rsidR="004C2E13">
        <w:t xml:space="preserve"> LLC</w:t>
      </w:r>
      <w:r>
        <w:t xml:space="preserve"> do not reach an agreement to resolve the claim within 90 days after the Notice is received, then you or </w:t>
      </w:r>
      <w:proofErr w:type="spellStart"/>
      <w:r w:rsidR="004C2E13">
        <w:t>MyDancr</w:t>
      </w:r>
      <w:proofErr w:type="spellEnd"/>
      <w:r w:rsidR="004C2E13">
        <w:t xml:space="preserve"> LLC</w:t>
      </w:r>
      <w:r>
        <w:t xml:space="preserve"> may commence an arbitration proceeding as set forth below or file a </w:t>
      </w:r>
      <w:r>
        <w:lastRenderedPageBreak/>
        <w:t xml:space="preserve">claim in small claims court. THE ARBITRATION WILL BE ADMINISTERED BY THE AMERICAN ARBITRATION ASSOCIATION (“AAA”) IN ACCORDANCE WITH ITS COMMERCIAL ARBITRATION RULES AND THE SUPPLEMENTARY PROCEDURES FOR CONSUMER RELATED DISPUTES (THE “Rules”), AS MODIFIED BY THIS AGREEMENT. The Rules and AAA forms are available online at www.adr.org. If you are required to pay a filing fee to commence an arbitration against </w:t>
      </w:r>
      <w:proofErr w:type="spellStart"/>
      <w:r w:rsidR="004C2E13">
        <w:t>MyDancr</w:t>
      </w:r>
      <w:proofErr w:type="spellEnd"/>
      <w:r w:rsidR="004C2E13">
        <w:t xml:space="preserve"> LLC</w:t>
      </w:r>
      <w:r>
        <w:t xml:space="preserve">, then </w:t>
      </w:r>
      <w:proofErr w:type="spellStart"/>
      <w:r w:rsidR="004C2E13">
        <w:t>MyDancr</w:t>
      </w:r>
      <w:proofErr w:type="spellEnd"/>
      <w:r w:rsidR="004C2E13">
        <w:t xml:space="preserve"> LLC</w:t>
      </w:r>
      <w:r>
        <w:t xml:space="preserve"> will promptly reimburse you for your confirmed payment of the filing fee upon </w:t>
      </w:r>
      <w:proofErr w:type="spellStart"/>
      <w:r w:rsidR="004C2E13">
        <w:t>MyDancr</w:t>
      </w:r>
      <w:proofErr w:type="spellEnd"/>
      <w:r w:rsidR="004C2E13">
        <w:t xml:space="preserve"> LLC</w:t>
      </w:r>
      <w:r>
        <w:t>’s receipt of Notice at the Arbitration Notice Address that you have commenced arbitration along with a receipt evidencing payment of the filing fee, unless your Demand is equal to or greater than $100.00 or was filed in bad faith, in which case you are solely responsible for the payment of the filing fee.</w:t>
      </w:r>
    </w:p>
    <w:p w14:paraId="56A25C0A" w14:textId="540DBF91" w:rsidR="00053269" w:rsidRDefault="00053269" w:rsidP="00053269">
      <w:r>
        <w:t xml:space="preserve">2) Arbitration Proceeding. The arbitration will be conducted in the English language. A single independent and impartial arbitrator will be appointed pursuant to the Rules, as modified herein. You and </w:t>
      </w:r>
      <w:proofErr w:type="spellStart"/>
      <w:r w:rsidR="004C2E13">
        <w:t>MyDancr</w:t>
      </w:r>
      <w:proofErr w:type="spellEnd"/>
      <w:r w:rsidR="004C2E13">
        <w:t xml:space="preserve"> LLC</w:t>
      </w:r>
      <w:r>
        <w:t xml:space="preserve"> agree to comply with the following rules, which are intended to streamline the dispute resolution process and reduce the costs and burdens on the parties: (a) the arbitration will be conducted by telephone, online and/or be solely based on written submissions, the specific manner to be chosen by the party initiating the arbitration; (b) the arbitration will not require any personal appearance by the parties or witnesses unless otherwise mutually agreed in writing by the parties; and (c) any judgment on the award rendered by the arbitrator may be entered in any court of competent jurisdiction.</w:t>
      </w:r>
    </w:p>
    <w:p w14:paraId="1B66DCCD" w14:textId="2988FE04" w:rsidR="00053269" w:rsidRDefault="00053269" w:rsidP="00053269">
      <w:r>
        <w:t xml:space="preserve">3) No Class Actions. YOU AND </w:t>
      </w:r>
      <w:r w:rsidR="004C2E13">
        <w:t>MYDANCR.COM</w:t>
      </w:r>
      <w:r>
        <w:t xml:space="preserve"> AGREE THAT YOU AND </w:t>
      </w:r>
      <w:r w:rsidR="004C2E13">
        <w:t>MYDANCR.COM</w:t>
      </w:r>
      <w:r>
        <w:t xml:space="preserve"> MAY BRING CLAIMS AGAINST THE OTHER ONLY IN YOUR OR ITS INDIVIDUAL CAPACITY AND NOT AS A PLAINTIFF OR CLASS MEMBER IN ANY PURPORTED CLASS OR REPRESENTATIVE PROCEEDING. FURTHER, YOU AGREE THAT THE ARBITRATOR MAY NOT CONSOLIDATE PROCEEDINGS OF MORE THAN ONE PERSON’S CLAIMS, AND MAY NOT OTHERWISE PRESIDE OVER ANY FORM OF A REPRESENTATIVE OR CLASS PROCEEDING, AND THAT IF THIS SPECIFIC PROVISO IS FOUND TO BE UNENFORCEABLE, THEN THIS ONLY THIS SECTION A3 OF THIS MANDATORY ARBITRATION SECTION WILL BE NULL AND VOID.</w:t>
      </w:r>
    </w:p>
    <w:p w14:paraId="03781D6B" w14:textId="0A8B59A3" w:rsidR="00053269" w:rsidRDefault="00053269" w:rsidP="00053269">
      <w:r>
        <w:t xml:space="preserve">4) Decision of the Arbitrator. Barring extraordinary circumstances, the arbitrator will issue his or her decision within 180 days from the date the arbitrator is appointed. The arbitrator may extend this time limit for an additional 30 days in the interests of justice. All arbitration proceedings will be closed to the public and confidential and all records relating thereto will be permanently sealed, except as necessary to obtain court confirmation of the arbitration award. The award of the arbitrator will be in writing and will include a statement setting forth the reasons for the disposition of any claim. The arbitrator will apply the laws of the </w:t>
      </w:r>
      <w:r w:rsidRPr="004C2E13">
        <w:rPr>
          <w:highlight w:val="yellow"/>
        </w:rPr>
        <w:t>State of</w:t>
      </w:r>
      <w:r w:rsidR="004C2E13" w:rsidRPr="004C2E13">
        <w:rPr>
          <w:highlight w:val="yellow"/>
        </w:rPr>
        <w:t xml:space="preserve"> California</w:t>
      </w:r>
      <w:r>
        <w:t xml:space="preserve"> in conducting the arbitration. You acknowledge that these terms and your use of the Service evidences a transaction involving interstate commerce. The United States Federal Arbitration Act will govern the interpretation, enforcement, and proceedings pursuant to the Mandatory Arbitration clause in this Agreement.</w:t>
      </w:r>
    </w:p>
    <w:p w14:paraId="443B2135" w14:textId="4BC3971D" w:rsidR="00053269" w:rsidRDefault="00053269" w:rsidP="00053269">
      <w:r>
        <w:t xml:space="preserve">B. Equitable Relief. The foregoing provisions of this Dispute Resolution section do not apply to any claim in which either party seeks equitable relief to protect such party’s copyrights, trademarks, or patents. You acknowledge that, in the event of a breach of the Agreement by </w:t>
      </w:r>
      <w:proofErr w:type="spellStart"/>
      <w:r w:rsidR="004C2E13">
        <w:t>MyDancr</w:t>
      </w:r>
      <w:proofErr w:type="spellEnd"/>
      <w:r w:rsidR="004C2E13">
        <w:t xml:space="preserve"> LLC </w:t>
      </w:r>
      <w:r>
        <w:t xml:space="preserve">or any third party, the damage or harm, if any, caused to you will not entitle you to seek injunctive or other equitable relief against </w:t>
      </w:r>
      <w:proofErr w:type="spellStart"/>
      <w:r w:rsidR="004C2E13">
        <w:t>MyDancr</w:t>
      </w:r>
      <w:proofErr w:type="spellEnd"/>
      <w:r w:rsidR="004C2E13">
        <w:t xml:space="preserve"> LLC</w:t>
      </w:r>
      <w:r>
        <w:t>, and your only remedy will be for monetary damages, subject to the limitations of liability set forth in the Agreement.</w:t>
      </w:r>
    </w:p>
    <w:p w14:paraId="61D1C3A5" w14:textId="1A3A7DAB" w:rsidR="00053269" w:rsidRDefault="00053269" w:rsidP="00053269">
      <w:r>
        <w:t xml:space="preserve">C. Claims. You and </w:t>
      </w:r>
      <w:proofErr w:type="spellStart"/>
      <w:r w:rsidR="00302DE6">
        <w:t>MyDancr</w:t>
      </w:r>
      <w:proofErr w:type="spellEnd"/>
      <w:r w:rsidR="00302DE6">
        <w:t xml:space="preserve"> LLC</w:t>
      </w:r>
      <w:r>
        <w:t xml:space="preserve"> agree that, notwithstanding any other rights the party may have under law or equity, any cause of action arising out of or related to this Agreement or the Service, excluding a </w:t>
      </w:r>
      <w:r>
        <w:lastRenderedPageBreak/>
        <w:t>claim for indemnification, must commence within one year after the cause of action accrues. Otherwise, such cause of action is permanently barred.</w:t>
      </w:r>
    </w:p>
    <w:p w14:paraId="37909B2F" w14:textId="3977C97D" w:rsidR="00053269" w:rsidRDefault="00053269" w:rsidP="00053269">
      <w:r>
        <w:t xml:space="preserve">D. Improperly Filed Claims. All claims you bring against </w:t>
      </w:r>
      <w:r w:rsidR="00302DE6">
        <w:t>MyDancr.com</w:t>
      </w:r>
      <w:r>
        <w:t xml:space="preserve"> must be resolved in accordance with this Dispute Resolution section. All claims filed or brought contrary to this Dispute Resolution section will be considered improperly filed. Should you file a claim contrary to this Dispute Resolution section, </w:t>
      </w:r>
      <w:proofErr w:type="spellStart"/>
      <w:r w:rsidR="00302DE6">
        <w:t>MyDancr</w:t>
      </w:r>
      <w:proofErr w:type="spellEnd"/>
      <w:r w:rsidR="00302DE6">
        <w:t xml:space="preserve"> LLC</w:t>
      </w:r>
      <w:r>
        <w:t xml:space="preserve"> may recover attorneys’ fees and costs up to $100,000, provided that </w:t>
      </w:r>
      <w:proofErr w:type="spellStart"/>
      <w:r w:rsidR="00302DE6">
        <w:t>MyDancr</w:t>
      </w:r>
      <w:proofErr w:type="spellEnd"/>
      <w:r w:rsidR="00302DE6">
        <w:t xml:space="preserve"> LLC</w:t>
      </w:r>
      <w:r>
        <w:t xml:space="preserve"> has notified you in writing of the improperly filed claim, and you have failed to promptly withdraw the claim.</w:t>
      </w:r>
    </w:p>
    <w:p w14:paraId="6E319E8E" w14:textId="56EA33A5" w:rsidR="00053269" w:rsidRDefault="00053269" w:rsidP="00053269">
      <w:r>
        <w:t xml:space="preserve">E. Modifications. In the event that </w:t>
      </w:r>
      <w:proofErr w:type="spellStart"/>
      <w:r w:rsidR="00302DE6">
        <w:t>MyDancr</w:t>
      </w:r>
      <w:proofErr w:type="spellEnd"/>
      <w:r w:rsidR="00302DE6">
        <w:t xml:space="preserve"> LLC</w:t>
      </w:r>
      <w:r>
        <w:t xml:space="preserve"> makes any future change to the Mandatory Arbitration provision (other than a change to </w:t>
      </w:r>
      <w:proofErr w:type="spellStart"/>
      <w:r w:rsidR="00302DE6">
        <w:t>MyDancr</w:t>
      </w:r>
      <w:proofErr w:type="spellEnd"/>
      <w:r w:rsidR="00302DE6">
        <w:t xml:space="preserve"> LLC</w:t>
      </w:r>
      <w:r>
        <w:t xml:space="preserve">’s Arbitration Notice Address), you may reject any such change by sending us written notice within thirty (30) days of the change to </w:t>
      </w:r>
      <w:proofErr w:type="spellStart"/>
      <w:r w:rsidR="00302DE6">
        <w:t>MyDancr</w:t>
      </w:r>
      <w:proofErr w:type="spellEnd"/>
      <w:r w:rsidR="00302DE6">
        <w:t xml:space="preserve"> LLC</w:t>
      </w:r>
      <w:r>
        <w:t xml:space="preserve">’s Arbitration Notice Address, in which case your account with </w:t>
      </w:r>
      <w:proofErr w:type="spellStart"/>
      <w:r w:rsidR="00302DE6">
        <w:t>MyDancr</w:t>
      </w:r>
      <w:proofErr w:type="spellEnd"/>
      <w:r w:rsidR="00302DE6">
        <w:t xml:space="preserve"> LLC</w:t>
      </w:r>
      <w:r>
        <w:t xml:space="preserve"> and your license to use the Service will terminate immediately, and this Dispute Resolution provision, as in effect immediately prior to the amendments you reject, will survive the termination of the Agreement.</w:t>
      </w:r>
    </w:p>
    <w:p w14:paraId="145400B0" w14:textId="71CC1A67" w:rsidR="00053269" w:rsidRDefault="00053269" w:rsidP="00053269">
      <w:r>
        <w:t>F. Enforceability. If the entirety of this Section 20 is found to be unenforceable, then the entirety of this Section 20 will be null and void and, in such case, the parties agree that the exclusive jurisdiction and venue described in Section 21 will govern any action arising out of or related to this Agreement.</w:t>
      </w:r>
    </w:p>
    <w:p w14:paraId="5A116261" w14:textId="70DED906" w:rsidR="00053269" w:rsidRPr="00DE07E0" w:rsidRDefault="00302DE6" w:rsidP="00053269">
      <w:pPr>
        <w:rPr>
          <w:b/>
        </w:rPr>
      </w:pPr>
      <w:r>
        <w:t>18</w:t>
      </w:r>
      <w:r w:rsidR="00053269">
        <w:t xml:space="preserve">. Governing Law. The laws of the </w:t>
      </w:r>
      <w:r w:rsidR="00053269" w:rsidRPr="00302DE6">
        <w:rPr>
          <w:highlight w:val="yellow"/>
        </w:rPr>
        <w:t>State of California</w:t>
      </w:r>
      <w:r w:rsidR="00053269">
        <w:t xml:space="preserve">, excluding its conflicts of law rules, govern your use of the Service. Your use of the Service may also be subject to other local, state, national, or international laws. To the extent that any action relating to any dispute hereunder is permitted to be brought in a court of law, such action will be subject to the exclusive jurisdiction of the state and federal courts located in </w:t>
      </w:r>
      <w:r w:rsidR="00053269" w:rsidRPr="00471348">
        <w:rPr>
          <w:highlight w:val="yellow"/>
        </w:rPr>
        <w:t>Los Angeles County, California</w:t>
      </w:r>
      <w:r w:rsidR="00053269">
        <w:t xml:space="preserve">, and you hereby irrevocably submit to personal jurisdiction in such </w:t>
      </w:r>
      <w:r w:rsidR="00DE07E0">
        <w:t>courts and</w:t>
      </w:r>
      <w:r w:rsidR="00053269">
        <w:t xml:space="preserve"> waive any defense of inconvenient forum. Any lawsuit filed in federal court shall be brought in the </w:t>
      </w:r>
      <w:r w:rsidR="00053269" w:rsidRPr="00471348">
        <w:rPr>
          <w:highlight w:val="yellow"/>
        </w:rPr>
        <w:t>United States District Court for the Central District of California</w:t>
      </w:r>
      <w:r w:rsidR="00053269">
        <w:t xml:space="preserve">. </w:t>
      </w:r>
      <w:r w:rsidR="00053269" w:rsidRPr="00DE07E0">
        <w:rPr>
          <w:b/>
        </w:rPr>
        <w:t>PLEASE NOTE THAT BY AGREEING TO THIS AGREEMENT, YOU ARE WAIVING CLAIMS THAT YOU MIGHT OTHERWISE HAVE AGAINST US BASED ON THE LAWS OF OTHER JURISDICTIONS, INCLUDING YOUR OWN.</w:t>
      </w:r>
    </w:p>
    <w:p w14:paraId="310DAA6B" w14:textId="4E024858" w:rsidR="00053269" w:rsidRDefault="00471348" w:rsidP="00053269">
      <w:r>
        <w:t>19</w:t>
      </w:r>
      <w:r w:rsidR="00053269">
        <w:t>. Recovery of Expenses. In any proceedings between the parties arising out of or relating to claims of intellectual property infringement, the prevailing party will be entitled to recover from the other party, in addition to any other relief awarded, all expenses that the prevailing party incurs in those proceedings, including legal fees and expenses. For purposes of section, “prevailing party” means, for any proceedings, the party in whose favor an award is rendered, except that if in those proceedings the award finds in favor of one party on one or more claims or counterclaims and in favor of the other party on one or more other claims or counterclaims, neither party will be the prevailing party. If any proceedings are voluntarily dismissed or are dismissed as part of settlement of that dispute, neither party will be the prevailing party in those proceedings.</w:t>
      </w:r>
    </w:p>
    <w:p w14:paraId="2EFE6553" w14:textId="1A965D5E" w:rsidR="00053269" w:rsidRDefault="00471348" w:rsidP="00053269">
      <w:r>
        <w:t>20</w:t>
      </w:r>
      <w:r w:rsidR="00053269">
        <w:t>. Jury Trial Waiver. Each party hereby waives its right to a trial by jury in any claims arising out of or relating to the subject matter of this agreement. Either party may enforce this waiver up to and including the first day of trial.</w:t>
      </w:r>
    </w:p>
    <w:p w14:paraId="43534D4B" w14:textId="23D0F8A1" w:rsidR="00053269" w:rsidRDefault="00053269" w:rsidP="00053269">
      <w:r>
        <w:lastRenderedPageBreak/>
        <w:t>2</w:t>
      </w:r>
      <w:r w:rsidR="00471348">
        <w:t>1</w:t>
      </w:r>
      <w:r>
        <w:t xml:space="preserve">. Assignment. You may not assign this Agreement or any of the rights or licenses granted hereunder, directly or indirectly, without the prior written consent of </w:t>
      </w:r>
      <w:proofErr w:type="spellStart"/>
      <w:r w:rsidR="00471348">
        <w:t>MyDancr</w:t>
      </w:r>
      <w:proofErr w:type="spellEnd"/>
      <w:r w:rsidR="00471348">
        <w:t xml:space="preserve"> LLC</w:t>
      </w:r>
      <w:r>
        <w:t xml:space="preserve">. This means that in the event you dispose of any device on which you have installed the Service, such as by sale or gift, you are responsible for deleting the Service from your mobile device prior to such disposition. </w:t>
      </w:r>
      <w:proofErr w:type="spellStart"/>
      <w:r w:rsidR="00471348">
        <w:t>MyDancr</w:t>
      </w:r>
      <w:proofErr w:type="spellEnd"/>
      <w:r w:rsidR="00471348">
        <w:t xml:space="preserve"> LLC</w:t>
      </w:r>
      <w:r>
        <w:t xml:space="preserve"> may assign this Agreement, including all its rights hereunder, without restriction. Any assignment in violation of this Section is void.</w:t>
      </w:r>
    </w:p>
    <w:p w14:paraId="28FB00A4" w14:textId="1A86DD0D" w:rsidR="00053269" w:rsidRPr="00DE07E0" w:rsidRDefault="00053269" w:rsidP="00053269">
      <w:pPr>
        <w:rPr>
          <w:b/>
        </w:rPr>
      </w:pPr>
      <w:r>
        <w:t>2</w:t>
      </w:r>
      <w:r w:rsidR="00471348">
        <w:t>2</w:t>
      </w:r>
      <w:r>
        <w:t xml:space="preserve">. Consent to Electronic Communications. By electronically signing this agreement, you affirmatively consent to receiving communications from us including but not limited to the service of all legal documents and court documents, through the email address provided to </w:t>
      </w:r>
      <w:r w:rsidR="00471348">
        <w:t>MyDancr.com</w:t>
      </w:r>
      <w:r>
        <w:t xml:space="preserve">. You agree that any notices, agreements, disclosures, or other communications that we send to you electronically will satisfy any legal communication requirements, including that such communications be in writing, including the need to serve you personally with any summons and complaint. </w:t>
      </w:r>
      <w:r w:rsidRPr="00DE07E0">
        <w:rPr>
          <w:b/>
        </w:rPr>
        <w:t>BY SIGNING THIS AGREEMENT, YOU ARE HEREBY WAIVING ANY LEGAL RIGHT THAT YOU MAY HAVE TO CLAIM THAT PERSONAL SERVICE WAS INEFFECTIVE.</w:t>
      </w:r>
    </w:p>
    <w:p w14:paraId="7D72E787" w14:textId="63C52029" w:rsidR="00053269" w:rsidRDefault="00053269" w:rsidP="00053269">
      <w:r>
        <w:t xml:space="preserve">28. Miscellaneous. This Agreement, together with the Privacy Policy and any other agreements expressly incorporated by reference herein, constitute the entire and exclusive understanding and agreement between you and </w:t>
      </w:r>
      <w:proofErr w:type="spellStart"/>
      <w:r w:rsidR="00471348">
        <w:t>MyDancr</w:t>
      </w:r>
      <w:proofErr w:type="spellEnd"/>
      <w:r w:rsidR="00471348">
        <w:t xml:space="preserve"> LLC</w:t>
      </w:r>
      <w:r>
        <w:t xml:space="preserve"> regarding your use of and access to the Service, and, except as expressly permitted above, may be amended only by a written agreement signed by you and an authorized representative of </w:t>
      </w:r>
      <w:proofErr w:type="spellStart"/>
      <w:r w:rsidR="00471348">
        <w:t>MyDancr</w:t>
      </w:r>
      <w:proofErr w:type="spellEnd"/>
      <w:r w:rsidR="00471348">
        <w:t xml:space="preserve"> LLC</w:t>
      </w:r>
      <w:r>
        <w:t xml:space="preserve">. The failure to require performance of any provision will not affect our right to require performance at any time thereafter, nor will a waiver of any breach or default of this Agreement or any provision of this Agreement constitute a waiver of any subsequent breach or default or a waiver of the provision itself. Use of section headers in this Agreement is for convenience only and will not have any impact on the interpretation of particular provisions. In the event that any part of this Agreement is held to be invalid or unenforceable, the unenforceable part will be given effect to the greatest extent possible and the remaining parts will remain in full force and effect. You agree that no joint venture, partnership, employment, or agency relationship exists between you and </w:t>
      </w:r>
      <w:proofErr w:type="spellStart"/>
      <w:r w:rsidR="00471348">
        <w:t>MyDancr</w:t>
      </w:r>
      <w:proofErr w:type="spellEnd"/>
      <w:r w:rsidR="00471348">
        <w:t xml:space="preserve"> LLC</w:t>
      </w:r>
      <w:r>
        <w:t xml:space="preserve"> as a result of this Agreement or use of the Service. You acknowledge and agree that </w:t>
      </w:r>
      <w:proofErr w:type="spellStart"/>
      <w:r w:rsidR="00471348">
        <w:t>MyDancr</w:t>
      </w:r>
      <w:proofErr w:type="spellEnd"/>
      <w:r w:rsidR="00471348">
        <w:t xml:space="preserve"> LLC</w:t>
      </w:r>
      <w:r>
        <w:t>'s</w:t>
      </w:r>
      <w:r w:rsidR="00471348">
        <w:t xml:space="preserve"> and its</w:t>
      </w:r>
      <w:r>
        <w:t xml:space="preserve"> subsidiaries, and that </w:t>
      </w:r>
      <w:proofErr w:type="spellStart"/>
      <w:r w:rsidR="00471348">
        <w:t>MyDancr</w:t>
      </w:r>
      <w:proofErr w:type="spellEnd"/>
      <w:r w:rsidR="00471348">
        <w:t xml:space="preserve"> LLC</w:t>
      </w:r>
      <w:r>
        <w:t xml:space="preserve"> will have the right to enforce this Agreement against you as a </w:t>
      </w:r>
      <w:r w:rsidR="00DE07E0">
        <w:t>third-party</w:t>
      </w:r>
      <w:r>
        <w:t xml:space="preserve"> beneficiary thereof. The English language version of this Agreement is the version that governs your use of the Service and in the event of any conflict between the English language version and a translated version, the English language version will control. You expressly agree that this Agreement and all ancillary documents be drafted solely in English.</w:t>
      </w:r>
    </w:p>
    <w:p w14:paraId="1E7D6A85" w14:textId="68ECA0F5" w:rsidR="00DE07E0" w:rsidRDefault="00053269" w:rsidP="00053269">
      <w:r>
        <w:t xml:space="preserve">29. Contacting </w:t>
      </w:r>
      <w:r w:rsidR="00D805D4">
        <w:t>MyDancr.com</w:t>
      </w:r>
      <w:r>
        <w:t xml:space="preserve">. If you have any comments, complaints, suggestions about this Agreement or the Service or otherwise would like to contact us, then you can contact </w:t>
      </w:r>
      <w:r w:rsidR="00471348">
        <w:t>us</w:t>
      </w:r>
      <w:r>
        <w:t xml:space="preserve"> by email at </w:t>
      </w:r>
      <w:hyperlink r:id="rId4" w:history="1">
        <w:r w:rsidR="00471348" w:rsidRPr="00912455">
          <w:rPr>
            <w:rStyle w:val="Hyperlink"/>
          </w:rPr>
          <w:t>support@mydancr.c</w:t>
        </w:r>
        <w:r w:rsidR="00471348" w:rsidRPr="00912455">
          <w:rPr>
            <w:rStyle w:val="Hyperlink"/>
          </w:rPr>
          <w:t>o</w:t>
        </w:r>
        <w:r w:rsidR="00471348" w:rsidRPr="00912455">
          <w:rPr>
            <w:rStyle w:val="Hyperlink"/>
          </w:rPr>
          <w:t>m</w:t>
        </w:r>
      </w:hyperlink>
      <w:r w:rsidR="00471348">
        <w:t xml:space="preserve"> </w:t>
      </w:r>
    </w:p>
    <w:p w14:paraId="784C40E1" w14:textId="7F1C5CF7" w:rsidR="00B61585" w:rsidRDefault="00053269" w:rsidP="00053269">
      <w:del w:id="51024" w:author="Codex QR and VIP alignment" w:date="2026-10-09T00:45:35Z">
        <w:r>
          <w:delText xml:space="preserve">Your access to this </w:delText>
        </w:r>
      </w:del>
      <w:ins w:id="51025" w:author="Codex QR and VIP alignment" w:date="2026-10-09T00:45:35Z">
        <w:r>
          <w:t xml:space="preserve">Where this Agreement is expressly identified in an acceptance prompt, checking its acceptance box or selecting the clearly labeled acceptance control signifies agreement to this Agreement. Table QR access and VIP activation follow the distinct notice and acceptance processes in Section 2.E.</w:t>
        </w:r>
      </w:ins>
      <w:del w:id="51026" w:author="Codex QR and VIP alignment" w:date="2026-10-09T00:45:35Z">
        <w:r>
          <w:delText xml:space="preserve">Website</w:delText>
        </w:r>
      </w:del>
      <w:del w:id="51027" w:author="Codex QR and VIP alignment" w:date="2026-10-09T00:45:35Z">
        <w:r>
          <w:delText xml:space="preserve"> and access to and use of the Service is governed by and conditioned on your express consent to this Agreement. You have thoroughly reviewed this Agreement to your satisfaction. By clicking on the “JOIN” button, you agree to be bound by this Agreement, just as if you had signed it in pen and ink.</w:delText>
        </w:r>
      </w:del>
    </w:p>
    <w:sectPr w:rsidR="00B615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269"/>
    <w:rsid w:val="00053269"/>
    <w:rsid w:val="000B4F63"/>
    <w:rsid w:val="00183783"/>
    <w:rsid w:val="00221B22"/>
    <w:rsid w:val="00302DE6"/>
    <w:rsid w:val="003536E5"/>
    <w:rsid w:val="00471348"/>
    <w:rsid w:val="004C2E13"/>
    <w:rsid w:val="00655FB4"/>
    <w:rsid w:val="00715295"/>
    <w:rsid w:val="00785BCF"/>
    <w:rsid w:val="007B6140"/>
    <w:rsid w:val="008B4EE7"/>
    <w:rsid w:val="009F25BB"/>
    <w:rsid w:val="00A53BDE"/>
    <w:rsid w:val="00AE1A55"/>
    <w:rsid w:val="00B61585"/>
    <w:rsid w:val="00D805D4"/>
    <w:rsid w:val="00DA716F"/>
    <w:rsid w:val="00DD4E61"/>
    <w:rsid w:val="00DE0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B890E"/>
  <w15:chartTrackingRefBased/>
  <w15:docId w15:val="{CF25A6A4-42EC-4B5B-BC87-C3C3BA443A0C}"/>
  <w:trackRevisions w:val="true"/>
  <w:revisionView w:markup="false" w:comments="false" w:insDel="false" w:formatting="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07E0"/>
    <w:rPr>
      <w:color w:val="0563C1" w:themeColor="hyperlink"/>
      <w:u w:val="single"/>
    </w:rPr>
  </w:style>
  <w:style w:type="character" w:styleId="UnresolvedMention">
    <w:name w:val="Unresolved Mention"/>
    <w:basedOn w:val="DefaultParagraphFont"/>
    <w:uiPriority w:val="99"/>
    <w:semiHidden/>
    <w:unhideWhenUsed/>
    <w:rsid w:val="00DE07E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upport@mydanc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12</Pages>
  <Words>6396</Words>
  <Characters>36462</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Fattorosi</dc:creator>
  <cp:keywords/>
  <dc:description/>
  <cp:lastModifiedBy>MWFattorosi</cp:lastModifiedBy>
  <cp:revision>8</cp:revision>
  <dcterms:created xsi:type="dcterms:W3CDTF">2026-09-26T11:40:00Z</dcterms:created>
  <dcterms:modified xsi:type="dcterms:W3CDTF">2026-09-26T14:56:00Z</dcterms:modified>
</cp:coreProperties>
</file>