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0804" w14:textId="77777777" w:rsidR="00134B6D" w:rsidRDefault="00134B6D" w:rsidP="00134B6D">
      <w:r>
        <w:t>Digital Millennium Copyright Act</w:t>
      </w:r>
    </w:p>
    <w:p w14:paraId="500D2857" w14:textId="77777777" w:rsidR="00134B6D" w:rsidRDefault="00134B6D" w:rsidP="00134B6D"/>
    <w:p w14:paraId="23D175DD" w14:textId="77777777" w:rsidR="00134B6D" w:rsidRDefault="00134B6D" w:rsidP="00134B6D">
      <w:r>
        <w:t>It is our policy to respond to notices of alleged infringement that comply with the Digital Millennium Copyright Act and other applicable intellectual property laws. Responses may include removing or disabling access to material claimed to be the subject of infringing activity and/or terminating subscribers. If we remove or disable access in response to such a notice, we will make a good-faith attempt to contact the owner or administrator of the affected site or content so that they may make a counter notification pursuant to sections 512(g)(2) and (3) of that Act. It is our policy to document all notices of alleged infringement on which we act. As with all legal notices, a copy of the notice may be sent to one or more third parties who may make it available to the public.</w:t>
      </w:r>
    </w:p>
    <w:p w14:paraId="35A3541C" w14:textId="77777777" w:rsidR="00134B6D" w:rsidRDefault="00134B6D" w:rsidP="00134B6D"/>
    <w:p w14:paraId="55DE922F" w14:textId="77777777" w:rsidR="00134B6D" w:rsidRDefault="00134B6D" w:rsidP="00134B6D">
      <w:r>
        <w:t xml:space="preserve">Infringement Notification </w:t>
      </w:r>
    </w:p>
    <w:p w14:paraId="569AF103" w14:textId="77777777" w:rsidR="00134B6D" w:rsidRDefault="00134B6D" w:rsidP="00134B6D"/>
    <w:p w14:paraId="111CD510" w14:textId="77777777" w:rsidR="00134B6D" w:rsidRDefault="00134B6D" w:rsidP="00134B6D">
      <w:r>
        <w:t xml:space="preserve">To file a notice of infringement with us, you must provide </w:t>
      </w:r>
      <w:proofErr w:type="gramStart"/>
      <w:r>
        <w:t>a written</w:t>
      </w:r>
      <w:proofErr w:type="gramEnd"/>
      <w:r w:rsidR="00A73878">
        <w:t xml:space="preserve"> communication (by</w:t>
      </w:r>
      <w:r>
        <w:t xml:space="preserve"> fax or regular mail) that sets forth the items specified below. Please note that you will be liable for damages (including costs and attorneys' fees) if you materially misrepresent that a product or activity is infringing your copyrights. Indeed, in a recent case (please see http://www.onlinepolicy.org/action/legpolicy/opg_v_diebold/ for more information), a company that sent an infringement notification seeking removal of online materials that were protected by the fair use doctrine was ordered to pay such costs and attorneys fees. The company agreed to pay over $100,000. Accordingly, if you are not sure whether material available online infringes your copyright, we suggest that you first contact an attorney.</w:t>
      </w:r>
    </w:p>
    <w:p w14:paraId="1A26798B" w14:textId="77777777" w:rsidR="00134B6D" w:rsidRDefault="00134B6D" w:rsidP="00134B6D"/>
    <w:p w14:paraId="51117BD9" w14:textId="77777777" w:rsidR="00134B6D" w:rsidRDefault="00134B6D" w:rsidP="00134B6D">
      <w:r>
        <w:t>To expedite our ability to process your request, please use the following format (including section numbers):</w:t>
      </w:r>
    </w:p>
    <w:p w14:paraId="26C91012" w14:textId="77777777" w:rsidR="00134B6D" w:rsidRDefault="00134B6D" w:rsidP="00134B6D"/>
    <w:p w14:paraId="0A7A4D05" w14:textId="77777777" w:rsidR="00134B6D" w:rsidRDefault="00134B6D" w:rsidP="00134B6D">
      <w:r>
        <w:t>Identify in sufficient detail the copyrighted work that you believe has been infringed upon (for example, "The copyrighted work at issue is the text that appears on http://www.legal.com/legal_page.html") or other information sufficient to specify the copyrighted work being infringed</w:t>
      </w:r>
      <w:r w:rsidR="00E4663F">
        <w:t>.</w:t>
      </w:r>
    </w:p>
    <w:p w14:paraId="10E9816D" w14:textId="77777777" w:rsidR="00134B6D" w:rsidRDefault="00134B6D" w:rsidP="00134B6D"/>
    <w:p w14:paraId="5D8522FC" w14:textId="09EE31FD" w:rsidR="00134B6D" w:rsidDel="00C875F8" w:rsidRDefault="00F27B28" w:rsidP="00134B6D">
      <w:pPr>
        <w:rPr>
          <w:del w:id="0" w:author="Matt S" w:date="2026-09-17T20:58:00Z" w16du:dateUtc="2026-09-18T03:58:00Z"/>
        </w:rPr>
      </w:pPr>
      <w:r w:rsidRPr="00F27B28">
        <w:t xml:space="preserve">Identify the material on </w:t>
      </w:r>
      <w:proofErr w:type="spellStart"/>
      <w:r w:rsidRPr="00F27B28">
        <w:t>MyDancr</w:t>
      </w:r>
      <w:proofErr w:type="spellEnd"/>
      <w:r w:rsidRPr="00F27B28">
        <w:t xml:space="preserve"> that you want removed and provide its URL or other information sufficient for us to locate it.</w:t>
      </w:r>
      <w:ins w:id="1" w:author="Matt S" w:date="2026-09-19T19:41:00Z" w16du:dateUtc="2026-09-20T02:41:00Z">
        <w:r w:rsidR="00C875F8">
          <w:t xml:space="preserve">   </w:t>
        </w:r>
      </w:ins>
    </w:p>
    <w:p w14:paraId="01316C3A" w14:textId="77777777" w:rsidR="00C875F8" w:rsidRDefault="00C875F8" w:rsidP="00134B6D">
      <w:pPr>
        <w:rPr>
          <w:ins w:id="2" w:author="Matt S" w:date="2026-09-19T19:41:00Z" w16du:dateUtc="2026-09-20T02:41:00Z"/>
        </w:rPr>
      </w:pPr>
    </w:p>
    <w:p w14:paraId="579BFE21" w14:textId="2013F990" w:rsidR="00134B6D" w:rsidRDefault="00134B6D" w:rsidP="00134B6D">
      <w:r>
        <w:t xml:space="preserve">If you are sending </w:t>
      </w:r>
      <w:proofErr w:type="gramStart"/>
      <w:r>
        <w:t>a large number of</w:t>
      </w:r>
      <w:proofErr w:type="gramEnd"/>
      <w:r>
        <w:t xml:space="preserve"> URLs in one removal request, please also send an electronic copy of the notice to </w:t>
      </w:r>
      <w:hyperlink r:id="rId4" w:history="1">
        <w:r w:rsidR="00F27B28" w:rsidRPr="000D5CDD">
          <w:rPr>
            <w:rStyle w:val="Hyperlink"/>
          </w:rPr>
          <w:t>support@mydancr.com</w:t>
        </w:r>
      </w:hyperlink>
      <w:r w:rsidR="00451F0E">
        <w:t xml:space="preserve"> </w:t>
      </w:r>
      <w:r>
        <w:t xml:space="preserve"> Provide information reasonably sufficient to permit us to contact you (email address is preferred). Provide information, if possible, sufficient to permit us to notify the owner/administrator of the allegedly infringing webpage or other content (email address is preferred).</w:t>
      </w:r>
    </w:p>
    <w:p w14:paraId="16711700" w14:textId="77777777" w:rsidR="00A73878" w:rsidRDefault="00A73878" w:rsidP="00134B6D"/>
    <w:p w14:paraId="0B8C1AC4" w14:textId="77777777" w:rsidR="00A73878" w:rsidRDefault="00A73878" w:rsidP="00A73878">
      <w:r>
        <w:t>Provide your name, address, telephone number, email address, and a statement that you consent to the jurisdiction of Federal District Court for the Southern District of New York.</w:t>
      </w:r>
    </w:p>
    <w:p w14:paraId="18EB9AC9" w14:textId="77777777" w:rsidR="00134B6D" w:rsidRDefault="00134B6D" w:rsidP="00134B6D"/>
    <w:p w14:paraId="219DD2BC" w14:textId="77777777" w:rsidR="00134B6D" w:rsidRDefault="00134B6D" w:rsidP="00134B6D">
      <w:r>
        <w:lastRenderedPageBreak/>
        <w:t>Include the following statement: "I have a good faith belief that use of the copyrighted materials described above as allegedly infringing is not authorized by the copyright owner, its agent, or the law."</w:t>
      </w:r>
    </w:p>
    <w:p w14:paraId="3EAA353D" w14:textId="77777777" w:rsidR="00134B6D" w:rsidRDefault="00134B6D" w:rsidP="00134B6D"/>
    <w:p w14:paraId="22C92ED1" w14:textId="77777777" w:rsidR="00134B6D" w:rsidRDefault="00134B6D" w:rsidP="00134B6D">
      <w:r>
        <w:t>Include the following statement: "I swear, under penalty of perjury, that the information in the notification is accurate and that I am the copyright owner or am authorized to act on behalf of the owner of an exclusive right that is allegedly infringed."</w:t>
      </w:r>
    </w:p>
    <w:p w14:paraId="1B15D09C" w14:textId="77777777" w:rsidR="00134B6D" w:rsidRDefault="00134B6D" w:rsidP="00134B6D"/>
    <w:p w14:paraId="2EF0AB7E" w14:textId="77777777" w:rsidR="00134B6D" w:rsidRDefault="00134B6D" w:rsidP="00134B6D">
      <w:r>
        <w:t>Sign the paper.</w:t>
      </w:r>
    </w:p>
    <w:p w14:paraId="61EFCACD" w14:textId="77777777" w:rsidR="00134B6D" w:rsidRDefault="00134B6D" w:rsidP="00134B6D"/>
    <w:p w14:paraId="474405FF" w14:textId="77777777" w:rsidR="00134B6D" w:rsidRDefault="00134B6D" w:rsidP="00134B6D">
      <w:r>
        <w:t>Send the written communication to the following address:</w:t>
      </w:r>
    </w:p>
    <w:p w14:paraId="17A6D437" w14:textId="77777777" w:rsidR="00134B6D" w:rsidRDefault="00134B6D" w:rsidP="00134B6D"/>
    <w:p w14:paraId="76280DE1" w14:textId="77777777" w:rsidR="00134B6D" w:rsidRDefault="00451F0E" w:rsidP="00134B6D">
      <w:hyperlink r:id="rId5" w:history="1">
        <w:r w:rsidRPr="00DC1EE7">
          <w:rPr>
            <w:rStyle w:val="Hyperlink"/>
          </w:rPr>
          <w:t>support@mydancr.com</w:t>
        </w:r>
      </w:hyperlink>
      <w:r>
        <w:t xml:space="preserve"> </w:t>
      </w:r>
    </w:p>
    <w:p w14:paraId="79A97103" w14:textId="77777777" w:rsidR="00E4663F" w:rsidRDefault="00E4663F" w:rsidP="00134B6D"/>
    <w:p w14:paraId="74617F17" w14:textId="77777777" w:rsidR="00134B6D" w:rsidRDefault="00134B6D" w:rsidP="00134B6D">
      <w:r>
        <w:t>Counter Notification</w:t>
      </w:r>
    </w:p>
    <w:p w14:paraId="5B559110" w14:textId="77777777" w:rsidR="00134B6D" w:rsidRDefault="00134B6D" w:rsidP="00134B6D"/>
    <w:p w14:paraId="7CAAE874" w14:textId="77777777" w:rsidR="00134B6D" w:rsidRDefault="00134B6D" w:rsidP="00134B6D">
      <w:r>
        <w:t>The administrator of an affected site or the provider of affected content may make a counter notification pursuant to sections 512(g)(2) and (3) of the Digital Millennium Copyright Act. When we receive a counter notification, we may reinstate the material in question.</w:t>
      </w:r>
    </w:p>
    <w:p w14:paraId="43A49B95" w14:textId="77777777" w:rsidR="00134B6D" w:rsidRDefault="00134B6D" w:rsidP="00134B6D"/>
    <w:p w14:paraId="1CF17D45" w14:textId="77777777" w:rsidR="00134B6D" w:rsidRDefault="00134B6D" w:rsidP="00134B6D">
      <w:r>
        <w:t xml:space="preserve">To file a counter notification with us, you must provide </w:t>
      </w:r>
      <w:proofErr w:type="gramStart"/>
      <w:r>
        <w:t>a written</w:t>
      </w:r>
      <w:proofErr w:type="gramEnd"/>
      <w:r>
        <w:t xml:space="preserve"> communication (by email, fax or regular mail) that sets forth the items specified below. Please note that you will be liable for damages (including costs and attorneys' fees) if you materially misrepresent that a product or activity is not infringing the copyrights of others. Accordingly, if you are not sure whether certain material infringes the copyrights of others, we suggest that you first contact an attorney.</w:t>
      </w:r>
    </w:p>
    <w:p w14:paraId="775F873F" w14:textId="77777777" w:rsidR="00A73878" w:rsidRDefault="00A73878" w:rsidP="00134B6D"/>
    <w:p w14:paraId="26D46B28" w14:textId="77777777" w:rsidR="00134B6D" w:rsidRDefault="00134B6D" w:rsidP="00134B6D">
      <w:r>
        <w:t>To expedite our ability to process your counter notification, please use the following format (including section numbers):</w:t>
      </w:r>
    </w:p>
    <w:p w14:paraId="3E1FAD55" w14:textId="77777777" w:rsidR="00134B6D" w:rsidRDefault="00134B6D" w:rsidP="00134B6D"/>
    <w:p w14:paraId="60495A83" w14:textId="77777777" w:rsidR="00134B6D" w:rsidRDefault="00134B6D" w:rsidP="00134B6D">
      <w:r>
        <w:t>Identify the specific URLs or other unique identifying information of material that we have removed or to which we have disabled access.</w:t>
      </w:r>
    </w:p>
    <w:p w14:paraId="79223C1D" w14:textId="77777777" w:rsidR="00134B6D" w:rsidRDefault="00134B6D" w:rsidP="00134B6D"/>
    <w:p w14:paraId="31690D49" w14:textId="77777777" w:rsidR="00134B6D" w:rsidRDefault="00134B6D" w:rsidP="00134B6D">
      <w:r>
        <w:t xml:space="preserve">Provide your name, address, telephone number, email address, and a statement that you consent to the jurisdiction of Federal District Court for </w:t>
      </w:r>
      <w:r w:rsidR="00A73878">
        <w:t xml:space="preserve">the </w:t>
      </w:r>
      <w:r w:rsidR="00451F0E">
        <w:t>Central District</w:t>
      </w:r>
      <w:r w:rsidR="00A73878">
        <w:t xml:space="preserve"> of </w:t>
      </w:r>
      <w:r w:rsidR="00451F0E">
        <w:t>California</w:t>
      </w:r>
      <w:r w:rsidR="00A73878">
        <w:t xml:space="preserve"> </w:t>
      </w:r>
      <w:r>
        <w:t>and that you will accept service of process from the person who provided notification under subsection (c)(1)(C) or an agent of such person.</w:t>
      </w:r>
    </w:p>
    <w:p w14:paraId="262F80F6" w14:textId="77777777" w:rsidR="00134B6D" w:rsidRDefault="00134B6D" w:rsidP="00134B6D"/>
    <w:p w14:paraId="0773363C" w14:textId="77777777" w:rsidR="00134B6D" w:rsidRDefault="00134B6D" w:rsidP="00134B6D">
      <w:r>
        <w:t>Include the following statement: "I swear, under penalty of perjury, that I have a good faith belief that each search result, message, or other item of content identified above was removed or disabled as a result of a mistake or misidentification of the material to be removed or disabled, or that the material identified by the complainant has been removed or disabled at the URL identified and will no longer be shown."</w:t>
      </w:r>
    </w:p>
    <w:p w14:paraId="69F45F9B" w14:textId="77777777" w:rsidR="00134B6D" w:rsidRDefault="00134B6D" w:rsidP="00134B6D"/>
    <w:p w14:paraId="5F04A5E8" w14:textId="77777777" w:rsidR="00134B6D" w:rsidRDefault="00134B6D" w:rsidP="00134B6D">
      <w:r>
        <w:t>Sign the paper.</w:t>
      </w:r>
    </w:p>
    <w:p w14:paraId="505DA500" w14:textId="77777777" w:rsidR="00134B6D" w:rsidRDefault="00134B6D" w:rsidP="00134B6D"/>
    <w:p w14:paraId="338FC42C" w14:textId="77777777" w:rsidR="00134B6D" w:rsidRDefault="00134B6D" w:rsidP="00134B6D">
      <w:r>
        <w:t>Send the written communication to the following address:</w:t>
      </w:r>
    </w:p>
    <w:p w14:paraId="2D65974A" w14:textId="77777777" w:rsidR="00134B6D" w:rsidRDefault="00134B6D" w:rsidP="00134B6D"/>
    <w:p w14:paraId="2D69BA6A" w14:textId="77777777" w:rsidR="00134B6D" w:rsidRDefault="00451F0E" w:rsidP="00134B6D">
      <w:hyperlink r:id="rId6" w:history="1">
        <w:r w:rsidRPr="00DC1EE7">
          <w:rPr>
            <w:rStyle w:val="Hyperlink"/>
          </w:rPr>
          <w:t>support@mydancr.com</w:t>
        </w:r>
      </w:hyperlink>
      <w:r>
        <w:t xml:space="preserve"> </w:t>
      </w:r>
    </w:p>
    <w:p w14:paraId="4C2147C1" w14:textId="77777777" w:rsidR="00E4663F" w:rsidRDefault="00E4663F" w:rsidP="00134B6D"/>
    <w:p w14:paraId="33CA8963" w14:textId="629E90F0" w:rsidR="00134B6D" w:rsidRDefault="00134B6D" w:rsidP="00134B6D">
      <w:r>
        <w:t xml:space="preserve">If you have a serious legal </w:t>
      </w:r>
      <w:r w:rsidR="00C875F8">
        <w:t>problem,</w:t>
      </w:r>
      <w:r>
        <w:t xml:space="preserve"> we suggest that you consult an attorney. </w:t>
      </w:r>
    </w:p>
    <w:p w14:paraId="7C055F5F" w14:textId="77777777" w:rsidR="00134B6D" w:rsidRDefault="00134B6D" w:rsidP="00134B6D"/>
    <w:p w14:paraId="7528B97E" w14:textId="77777777" w:rsidR="00134B6D" w:rsidRDefault="00134B6D" w:rsidP="00134B6D"/>
    <w:sectPr w:rsidR="00134B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S">
    <w15:presenceInfo w15:providerId="Windows Live" w15:userId="9b5e5cb88fa8f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6D"/>
    <w:rsid w:val="00134B6D"/>
    <w:rsid w:val="00451F0E"/>
    <w:rsid w:val="00A73878"/>
    <w:rsid w:val="00C875F8"/>
    <w:rsid w:val="00E4663F"/>
    <w:rsid w:val="00F27B28"/>
    <w:rsid w:val="00FA7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EDB9C"/>
  <w15:chartTrackingRefBased/>
  <w15:docId w15:val="{25F16FFF-5D75-4BE2-A9AB-A97D795A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51F0E"/>
    <w:rPr>
      <w:color w:val="467886"/>
      <w:u w:val="single"/>
    </w:rPr>
  </w:style>
  <w:style w:type="character" w:styleId="UnresolvedMention">
    <w:name w:val="Unresolved Mention"/>
    <w:uiPriority w:val="99"/>
    <w:semiHidden/>
    <w:unhideWhenUsed/>
    <w:rsid w:val="00451F0E"/>
    <w:rPr>
      <w:color w:val="605E5C"/>
      <w:shd w:val="clear" w:color="auto" w:fill="E1DFDD"/>
    </w:rPr>
  </w:style>
  <w:style w:type="paragraph" w:styleId="Revision">
    <w:name w:val="Revision"/>
    <w:hidden/>
    <w:uiPriority w:val="99"/>
    <w:semiHidden/>
    <w:rsid w:val="00F27B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upport@mydancr.com" TargetMode="External"/><Relationship Id="rId5" Type="http://schemas.openxmlformats.org/officeDocument/2006/relationships/hyperlink" Target="mailto:support@mydancr.com" TargetMode="External"/><Relationship Id="rId4" Type="http://schemas.openxmlformats.org/officeDocument/2006/relationships/hyperlink" Target="mailto:support@mydancr.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850</Words>
  <Characters>4577</Characters>
  <Application>Microsoft Office Word</Application>
  <DocSecurity>0</DocSecurity>
  <Lines>101</Lines>
  <Paragraphs>30</Paragraphs>
  <ScaleCrop>false</ScaleCrop>
  <HeadingPairs>
    <vt:vector size="2" baseType="variant">
      <vt:variant>
        <vt:lpstr>Title</vt:lpstr>
      </vt:variant>
      <vt:variant>
        <vt:i4>1</vt:i4>
      </vt:variant>
    </vt:vector>
  </HeadingPairs>
  <TitlesOfParts>
    <vt:vector size="1" baseType="lpstr">
      <vt:lpstr>Digital Millennium Copyright Act</vt:lpstr>
    </vt:vector>
  </TitlesOfParts>
  <Company/>
  <LinksUpToDate>false</LinksUpToDate>
  <CharactersWithSpaces>5397</CharactersWithSpaces>
  <SharedDoc>false</SharedDoc>
  <HLinks>
    <vt:vector size="18" baseType="variant">
      <vt:variant>
        <vt:i4>6357063</vt:i4>
      </vt:variant>
      <vt:variant>
        <vt:i4>6</vt:i4>
      </vt:variant>
      <vt:variant>
        <vt:i4>0</vt:i4>
      </vt:variant>
      <vt:variant>
        <vt:i4>5</vt:i4>
      </vt:variant>
      <vt:variant>
        <vt:lpwstr>mailto:support@mydancr.com</vt:lpwstr>
      </vt:variant>
      <vt:variant>
        <vt:lpwstr/>
      </vt:variant>
      <vt:variant>
        <vt:i4>6357063</vt:i4>
      </vt:variant>
      <vt:variant>
        <vt:i4>3</vt:i4>
      </vt:variant>
      <vt:variant>
        <vt:i4>0</vt:i4>
      </vt:variant>
      <vt:variant>
        <vt:i4>5</vt:i4>
      </vt:variant>
      <vt:variant>
        <vt:lpwstr>mailto:support@mydancr.com</vt:lpwstr>
      </vt:variant>
      <vt:variant>
        <vt:lpwstr/>
      </vt:variant>
      <vt:variant>
        <vt:i4>6357063</vt:i4>
      </vt:variant>
      <vt:variant>
        <vt:i4>0</vt:i4>
      </vt:variant>
      <vt:variant>
        <vt:i4>0</vt:i4>
      </vt:variant>
      <vt:variant>
        <vt:i4>5</vt:i4>
      </vt:variant>
      <vt:variant>
        <vt:lpwstr>mailto:support@mydancr.com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Millennium Copyright Act</dc:title>
  <dc:subject/>
  <dc:creator>Michael Fattorosi</dc:creator>
  <cp:keywords/>
  <dc:description/>
  <cp:lastModifiedBy>Matt S</cp:lastModifiedBy>
  <cp:revision>3</cp:revision>
  <dcterms:created xsi:type="dcterms:W3CDTF">2026-09-18T03:59:00Z</dcterms:created>
  <dcterms:modified xsi:type="dcterms:W3CDTF">2026-09-20T02:42:00Z</dcterms:modified>
</cp:coreProperties>
</file>