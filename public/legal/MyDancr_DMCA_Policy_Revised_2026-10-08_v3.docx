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0804" w14:textId="77777777" w:rsidR="00134B6D" w:rsidRDefault="00134B6D" w:rsidP="00134B6D">
      <w:r>
        <w:t>Digital Millennium Copyright Act</w:t>
      </w:r>
    </w:p>
    <w:p w14:paraId="500D2857" w14:textId="77777777" w:rsidR="00134B6D" w:rsidRDefault="00134B6D" w:rsidP="00134B6D"/>
    <w:p w14:paraId="23D175DD" w14:textId="77777777" w:rsidR="00134B6D" w:rsidRDefault="00134B6D" w:rsidP="00134B6D">
      <w:r>
        <w:t xml:space="preserve">It is </w:t>
      </w:r>
      <w:del w:id="10001" w:author="MyDancr product alignment" w:date="2026-10-08T20:00:00Z">
        <w:r>
          <w:delText xml:space="preserve">our</w:delText>
        </w:r>
      </w:del>
      <w:ins w:id="10002" w:author="MyDancr product alignment" w:date="2026-10-08T20:00:00Z">
        <w:r>
          <w:t xml:space="preserve">the</w:t>
        </w:r>
      </w:ins>
      <w:r>
        <w:t xml:space="preserve"> policy</w:t>
      </w:r>
      <w:ins w:id="10003" w:author="MyDancr product alignment" w:date="2026-10-08T20:00:00Z">
        <w:r>
          <w:t xml:space="preserve"> of MYDANCR LLC (“MyDancr”)</w:t>
        </w:r>
      </w:ins>
      <w:r>
        <w:t xml:space="preserve"> to respond to notices of alleged infringement that comply with the Digital Millennium Copyright Act and other applicable intellectual property laws. Responses may include removing or disabling access to material claimed to be the subject of infringing activity and/or terminating subscribers. If we remove or disable access in response to such a notice, we will make a good-faith attempt to contact the owner or administrator of the affected site or content so that they may make a counter notification pursuant to sections 512(g)(2) and (3) of that Act. </w:t>
      </w:r>
      <w:del w:id="10004" w:author="MyDancr product alignment" w:date="2026-10-08T20:00:00Z">
        <w:r>
          <w:delText xml:space="preserve">It is our policy to</w:delText>
        </w:r>
      </w:del>
      <w:ins w:id="10005" w:author="MyDancr product alignment" w:date="2026-10-08T20:00:00Z">
        <w:r>
          <w:t xml:space="preserve">We</w:t>
        </w:r>
      </w:ins>
      <w:r>
        <w:t xml:space="preserve"> document all notices of alleged infringement on which we act. As with all legal notices, a copy of the notice may be sent to one or more third parties who may make it available to the public.</w:t>
      </w:r>
    </w:p>
    <w:p>
      <w:pPr>
        <w:spacing w:before="120" w:after="120"/>
        <w:rPr/>
      </w:pPr>
      <w:r>
        <w:t xml:space="preserve">This policy also applies to content made available through MyDancr's Internal club roster, table links, and private VIP features, where content is displayed. Restricted access does not exempt content from copyright requirements. If material has no public URL, provide information reasonably sufficient to locate it, such as the venue, dancer stage name or profile identifier, content description, and date viewed. Do not send passwords or circulate private access links publicly.</w:t>
      </w:r>
    </w:p>
    <w:p w14:paraId="35A3541C" w14:textId="77777777" w:rsidR="00134B6D" w:rsidRDefault="00134B6D" w:rsidP="00134B6D"/>
    <w:p w14:paraId="55DE922F" w14:textId="77777777" w:rsidR="00134B6D" w:rsidRDefault="00134B6D" w:rsidP="00134B6D">
      <w:r>
        <w:t xml:space="preserve">Infringement Notification </w:t>
      </w:r>
    </w:p>
    <w:p w14:paraId="569AF103" w14:textId="77777777" w:rsidR="00134B6D" w:rsidRDefault="00134B6D" w:rsidP="00134B6D"/>
    <w:p w14:paraId="111CD510" w14:textId="77777777" w:rsidR="00134B6D" w:rsidRDefault="00134B6D" w:rsidP="00134B6D">
      <w:r>
        <w:t xml:space="preserve">To file a notice of infringement with us, you must provide a written</w:t>
      </w:r>
      <w:r>
        <w:t xml:space="preserve"> communication (by</w:t>
      </w:r>
      <w:r>
        <w:t xml:space="preserve"> </w:t>
      </w:r>
      <w:del w:id="10006" w:author="MyDancr product alignment" w:date="2026-10-08T20:00:00Z">
        <w:r>
          <w:delText xml:space="preserve">fax or r</w:delText>
        </w:r>
      </w:del>
      <w:r>
        <w:t xml:space="preserve">e</w:t>
      </w:r>
      <w:del w:id="10007" w:author="MyDancr product alignment" w:date="2026-10-08T20:00:00Z">
        <w:r>
          <w:delText xml:space="preserve">gular </w:delText>
        </w:r>
      </w:del>
      <w:r>
        <w:t xml:space="preserve">mail</w:t>
      </w:r>
      <w:ins w:id="10008" w:author="MyDancr product alignment" w:date="2026-10-08T20:00:00Z">
        <w:r>
          <w:t xml:space="preserve"> to support@mydancr.com</w:t>
        </w:r>
      </w:ins>
      <w:r>
        <w:t xml:space="preserve">) that sets forth the items specified below. Please note that you will be liable for damages (including costs and attorneys' fees) if you materially misrepresent that a product or activity is infringing your copyrights. Indeed, in a recent case (please see http://www.onlinepolicy.org/action/legpolicy/opg_v_diebold/ for more information), a company that sent an infringement notification seeking removal of online materials that were protected by the fair use doctrine was ordered to pay such costs and attorneys fees. The company agreed to pay over $100,000. Accordingly, if you are not sure whether material available online infringes your copyright, we suggest that you first contact an attorney.</w:t>
      </w:r>
    </w:p>
    <w:p w14:paraId="1A26798B" w14:textId="77777777" w:rsidR="00134B6D" w:rsidRDefault="00134B6D" w:rsidP="00134B6D"/>
    <w:p w14:paraId="51117BD9" w14:textId="77777777" w:rsidR="00134B6D" w:rsidRDefault="00134B6D" w:rsidP="00134B6D">
      <w:r>
        <w:t>To expedite our ability to process your request, please use the following format (including section numbers):</w:t>
      </w:r>
    </w:p>
    <w:p w14:paraId="26C91012" w14:textId="77777777" w:rsidR="00134B6D" w:rsidRDefault="00134B6D" w:rsidP="00134B6D"/>
    <w:p w14:paraId="0A7A4D05" w14:textId="77777777" w:rsidR="00134B6D" w:rsidRDefault="00134B6D" w:rsidP="00134B6D">
      <w:r>
        <w:t>Identify in sufficient detail the copyrighted work that you believe has been infringed upon (for example, "The copyrighted work at issue is the text that appears on http://www.legal.com/legal_page.html") or other information sufficient to specify the copyrighted work being infringed</w:t>
      </w:r>
      <w:r w:rsidR="00E4663F">
        <w:t>.</w:t>
      </w:r>
    </w:p>
    <w:p w14:paraId="10E9816D" w14:textId="77777777" w:rsidR="00134B6D" w:rsidRDefault="00134B6D" w:rsidP="00134B6D"/>
    <w:p w14:paraId="579BFE21" w14:textId="55975F3C" w:rsidR="00134B6D" w:rsidRDefault="00F27B28" w:rsidP="00134B6D">
      <w:r>
        <w:t xml:space="preserve">Identify the material on </w:t>
      </w:r>
      <w:r>
        <w:t xml:space="preserve">MyDancr</w:t>
      </w:r>
      <w:r>
        <w:t xml:space="preserve"> that you want removed and provide its URL or other information sufficient for us to locate </w:t>
      </w:r>
      <w:r>
        <w:t xml:space="preserve">it.</w:t>
      </w:r>
      <w:ins w:id="10009" w:author="MyDancr product alignment" w:date="2026-10-08T20:00:00Z">
        <w:r>
          <w:t xml:space="preserve"> </w:t>
        </w:r>
      </w:ins>
      <w:r>
        <w:t xml:space="preserve">If</w:t>
      </w:r>
      <w:r>
        <w:t xml:space="preserve"> you are sending a large number of URLs in one removal request, please also send an electronic copy of the notice to </w:t>
      </w:r>
      <w:r>
        <w:rPr>
          <w:rStyle w:val="Hyperlink"/>
        </w:rPr>
        <w:t xml:space="preserve">support@mydancr.com</w:t>
      </w:r>
      <w:r>
        <w:t xml:space="preserve"> </w:t>
      </w:r>
      <w:r>
        <w:t xml:space="preserve"> Provide information reasonably sufficient to permit us to contact you (email address is preferred). Provide information, if possible, sufficient to permit us to notify the owner/administrator of the allegedly infringing webpage or other content (email address is preferred).</w:t>
      </w:r>
    </w:p>
    <w:p w14:paraId="16711700" w14:textId="77777777" w:rsidR="00A73878" w:rsidRDefault="00A73878" w:rsidP="00134B6D"/>
    <w:p w14:paraId="0B8C1AC4" w14:textId="77777777" w:rsidR="00A73878" w:rsidRDefault="00A73878" w:rsidP="00A73878">
      <w:r>
        <w:t xml:space="preserve">Provide your name, address, telephone number, </w:t>
      </w:r>
      <w:ins w:id="10010" w:author="MyDancr product alignment" w:date="2026-10-08T20:00:00Z">
        <w:r>
          <w:t xml:space="preserve">and </w:t>
        </w:r>
      </w:ins>
      <w:r>
        <w:t xml:space="preserve">email address</w:t>
      </w:r>
      <w:del w:id="10011" w:author="MyDancr product alignment" w:date="2026-10-08T20:00:00Z">
        <w:r>
          <w:delText xml:space="preserve">, and a statement that you consent to the jurisdiction of Federal District Court for the Southern District of New York</w:delText>
        </w:r>
      </w:del>
      <w:r>
        <w:t xml:space="preserve">.</w:t>
      </w:r>
    </w:p>
    <w:p w14:paraId="18EB9AC9" w14:textId="77777777" w:rsidR="00134B6D" w:rsidRDefault="00134B6D" w:rsidP="00134B6D"/>
    <w:p w14:paraId="219DD2BC" w14:textId="77777777" w:rsidR="00134B6D" w:rsidRDefault="00134B6D" w:rsidP="00134B6D">
      <w:r>
        <w:lastRenderedPageBreak/>
        <w:t>Include the following statement: "I have a good faith belief that use of the copyrighted materials described above as allegedly infringing is not authorized by the copyright owner, its agent, or the law."</w:t>
      </w:r>
    </w:p>
    <w:p w14:paraId="3EAA353D" w14:textId="77777777" w:rsidR="00134B6D" w:rsidRDefault="00134B6D" w:rsidP="00134B6D"/>
    <w:p w14:paraId="22C92ED1" w14:textId="77777777" w:rsidR="00134B6D" w:rsidRDefault="00134B6D" w:rsidP="00134B6D">
      <w:r>
        <w:t>Include the following statement: "I swear, under penalty of perjury, that the information in the notification is accurate and that I am the copyright owner or am authorized to act on behalf of the owner of an exclusive right that is allegedly infringed."</w:t>
      </w:r>
    </w:p>
    <w:p w14:paraId="1B15D09C" w14:textId="77777777" w:rsidR="00134B6D" w:rsidRDefault="00134B6D" w:rsidP="00134B6D"/>
    <w:p w14:paraId="2EF0AB7E" w14:textId="77777777" w:rsidR="00134B6D" w:rsidRDefault="00134B6D" w:rsidP="00134B6D">
      <w:del w:id="10012" w:author="MyDancr product alignment" w:date="2026-10-08T20:00:00Z">
        <w:r>
          <w:delText xml:space="preserve">S</w:delText>
        </w:r>
      </w:del>
      <w:ins w:id="10013" w:author="MyDancr product alignment" w:date="2026-10-08T20:00:00Z">
        <w:r>
          <w:t xml:space="preserve">Provide your physical or electronic s</w:t>
        </w:r>
      </w:ins>
      <w:r>
        <w:t xml:space="preserve">ign</w:t>
      </w:r>
      <w:del w:id="10014" w:author="MyDancr product alignment" w:date="2026-10-08T20:00:00Z">
        <w:r>
          <w:delText xml:space="preserve"> </w:delText>
        </w:r>
      </w:del>
      <w:ins w:id="10015" w:author="MyDancr product alignment" w:date="2026-10-08T20:00:00Z">
        <w:r>
          <w:t xml:space="preserve">a</w:t>
        </w:r>
      </w:ins>
      <w:r>
        <w:t xml:space="preserve">t</w:t>
      </w:r>
      <w:del w:id="10016" w:author="MyDancr product alignment" w:date="2026-10-08T20:00:00Z">
        <w:r>
          <w:delText xml:space="preserve">h</w:delText>
        </w:r>
      </w:del>
      <w:ins w:id="10017" w:author="MyDancr product alignment" w:date="2026-10-08T20:00:00Z">
        <w:r>
          <w:t xml:space="preserve">ur</w:t>
        </w:r>
      </w:ins>
      <w:r>
        <w:t xml:space="preserve">e</w:t>
      </w:r>
      <w:del w:id="10018" w:author="MyDancr product alignment" w:date="2026-10-08T20:00:00Z">
        <w:r>
          <w:delText xml:space="preserve"> paper</w:delText>
        </w:r>
      </w:del>
      <w:r>
        <w:t xml:space="preserve">.</w:t>
      </w:r>
    </w:p>
    <w:p w14:paraId="61EFCACD" w14:textId="77777777" w:rsidR="00134B6D" w:rsidRDefault="00134B6D" w:rsidP="00134B6D"/>
    <w:p w14:paraId="474405FF" w14:textId="77777777" w:rsidR="00134B6D" w:rsidRDefault="00134B6D" w:rsidP="00134B6D">
      <w:r>
        <w:t xml:space="preserve">Send the </w:t>
      </w:r>
      <w:del w:id="10019" w:author="MyDancr product alignment" w:date="2026-10-08T20:00:00Z">
        <w:r>
          <w:delText xml:space="preserve">wri</w:delText>
        </w:r>
      </w:del>
      <w:ins w:id="10020" w:author="MyDancr product alignment" w:date="2026-10-08T20:00:00Z">
        <w:r>
          <w:t xml:space="preserve">no</w:t>
        </w:r>
      </w:ins>
      <w:r>
        <w:t xml:space="preserve">t</w:t>
      </w:r>
      <w:del w:id="10021" w:author="MyDancr product alignment" w:date="2026-10-08T20:00:00Z">
        <w:r>
          <w:delText xml:space="preserve">ten commun</w:delText>
        </w:r>
      </w:del>
      <w:r>
        <w:t xml:space="preserve">ic</w:t>
      </w:r>
      <w:ins w:id="10022" w:author="MyDancr product alignment" w:date="2026-10-08T20:00:00Z">
        <w:r>
          <w:t xml:space="preserve">e by em</w:t>
        </w:r>
      </w:ins>
      <w:r>
        <w:t xml:space="preserve">a</w:t>
      </w:r>
      <w:del w:id="10023" w:author="MyDancr product alignment" w:date="2026-10-08T20:00:00Z">
        <w:r>
          <w:delText xml:space="preserve">t</w:delText>
        </w:r>
      </w:del>
      <w:r>
        <w:t xml:space="preserve">i</w:t>
      </w:r>
      <w:del w:id="10024" w:author="MyDancr product alignment" w:date="2026-10-08T20:00:00Z">
        <w:r>
          <w:delText xml:space="preserve">on</w:delText>
        </w:r>
      </w:del>
      <w:ins w:id="10025" w:author="MyDancr product alignment" w:date="2026-10-08T20:00:00Z">
        <w:r>
          <w:t xml:space="preserve">l</w:t>
        </w:r>
      </w:ins>
      <w:r>
        <w:t xml:space="preserve"> to</w:t>
      </w:r>
      <w:del w:id="10026" w:author="MyDancr product alignment" w:date="2026-10-08T20:00:00Z">
        <w:r>
          <w:delText xml:space="preserve"> the following address</w:delText>
        </w:r>
      </w:del>
      <w:r>
        <w:t xml:space="preserve">:</w:t>
      </w:r>
    </w:p>
    <w:p w14:paraId="17A6D437" w14:textId="77777777" w:rsidR="00134B6D" w:rsidRDefault="00134B6D" w:rsidP="00134B6D"/>
    <w:p w14:paraId="76280DE1" w14:textId="77777777" w:rsidR="00134B6D" w:rsidRDefault="00451F0E" w:rsidP="00134B6D">
      <w:hyperlink r:id="rId5" w:history="1">
        <w:r w:rsidRPr="00DC1EE7">
          <w:rPr>
            <w:rStyle w:val="Hyperlink"/>
          </w:rPr>
          <w:t>support@mydancr.com</w:t>
        </w:r>
      </w:hyperlink>
      <w:r>
        <w:t xml:space="preserve"> </w:t>
      </w:r>
    </w:p>
    <w:p w14:paraId="79A97103" w14:textId="77777777" w:rsidR="00E4663F" w:rsidRDefault="00E4663F" w:rsidP="00134B6D"/>
    <w:p w14:paraId="74617F17" w14:textId="77777777" w:rsidR="00134B6D" w:rsidRDefault="00134B6D" w:rsidP="00134B6D">
      <w:r>
        <w:t>Counter Notification</w:t>
      </w:r>
    </w:p>
    <w:p w14:paraId="5B559110" w14:textId="77777777" w:rsidR="00134B6D" w:rsidRDefault="00134B6D" w:rsidP="00134B6D"/>
    <w:p w14:paraId="7CAAE874" w14:textId="77777777" w:rsidR="00134B6D" w:rsidRDefault="00134B6D" w:rsidP="00134B6D">
      <w:del w:id="10027" w:author="MyDancr product alignment" w:date="2026-10-08T20:00:00Z">
        <w:r>
          <w:delText xml:space="preserve">The adminis</w:delText>
        </w:r>
      </w:del>
      <w:ins w:id="10028" w:author="MyDancr product alignment" w:date="2026-10-08T20:00:00Z">
        <w:r>
          <w:t xml:space="preserve">Af</w:t>
        </w:r>
      </w:ins>
      <w:r>
        <w:t xml:space="preserve">t</w:t>
      </w:r>
      <w:del w:id="10029" w:author="MyDancr product alignment" w:date="2026-10-08T20:00:00Z">
        <w:r>
          <w:delText xml:space="preserve">rator of an affected site or the provid</w:delText>
        </w:r>
      </w:del>
      <w:r>
        <w:t xml:space="preserve">er </w:t>
      </w:r>
      <w:del w:id="10030" w:author="MyDancr product alignment" w:date="2026-10-08T20:00:00Z">
        <w:r>
          <w:delText xml:space="preserve">of</w:delText>
        </w:r>
      </w:del>
      <w:ins w:id="10031" w:author="MyDancr product alignment" w:date="2026-10-08T20:00:00Z">
        <w:r>
          <w:t xml:space="preserve">receiving</w:t>
        </w:r>
      </w:ins>
      <w:r>
        <w:t xml:space="preserve"> a</w:t>
      </w:r>
      <w:del w:id="10032" w:author="MyDancr product alignment" w:date="2026-10-08T20:00:00Z">
        <w:r>
          <w:delText xml:space="preserve">ffecte</w:delText>
        </w:r>
      </w:del>
      <w:ins w:id="10033" w:author="MyDancr product alignment" w:date="2026-10-08T20:00:00Z">
        <w:r>
          <w:t xml:space="preserve"> vali</w:t>
        </w:r>
      </w:ins>
      <w:r>
        <w:t xml:space="preserve">d</w:t>
      </w:r>
      <w:del w:id="10034" w:author="MyDancr product alignment" w:date="2026-10-08T20:00:00Z">
        <w:r>
          <w:delText xml:space="preserve"> content may make a</w:delText>
        </w:r>
      </w:del>
      <w:r>
        <w:t xml:space="preserve"> counter</w:t>
      </w:r>
      <w:del w:id="10035" w:author="MyDancr product alignment" w:date="2026-10-08T20:00:00Z">
        <w:r>
          <w:delText xml:space="preserve"> notification pursuant to sections 512(g)(2) and (3) of the Digital Millennium Copyright Act. When we receive a counter </w:delText>
        </w:r>
      </w:del>
      <w:ins w:id="10036" w:author="MyDancr product alignment" w:date="2026-10-08T20:00:00Z">
        <w:r>
          <w:t xml:space="preserve">-</w:t>
        </w:r>
      </w:ins>
      <w:r>
        <w:t xml:space="preserve">notification, </w:t>
      </w:r>
      <w:ins w:id="10037" w:author="MyDancr product alignment" w:date="2026-10-08T20:00:00Z">
        <w:r>
          <w:t xml:space="preserve">MyDancr </w:t>
        </w:r>
      </w:ins>
      <w:r>
        <w:t xml:space="preserve">w</w:t>
      </w:r>
      <w:ins w:id="10038" w:author="MyDancr product alignment" w:date="2026-10-08T20:00:00Z">
        <w:r>
          <w:t xml:space="preserve">ill promptly forward it to th</w:t>
        </w:r>
      </w:ins>
      <w:r>
        <w:t xml:space="preserve">e </w:t>
      </w:r>
      <w:ins w:id="10039" w:author="MyDancr product alignment" w:date="2026-10-08T20:00:00Z">
        <w:r>
          <w:t xml:space="preserve">original co</w:t>
        </w:r>
      </w:ins>
      <w:r>
        <w:t xml:space="preserve">m</w:t>
      </w:r>
      <w:ins w:id="10040" w:author="MyDancr product alignment" w:date="2026-10-08T20:00:00Z">
        <w:r>
          <w:t xml:space="preserve">pl</w:t>
        </w:r>
      </w:ins>
      <w:r>
        <w:t xml:space="preserve">a</w:t>
      </w:r>
      <w:del w:id="10041" w:author="MyDancr product alignment" w:date="2026-10-08T20:00:00Z">
        <w:r>
          <w:delText xml:space="preserve">y</w:delText>
        </w:r>
      </w:del>
      <w:ins w:id="10042" w:author="MyDancr product alignment" w:date="2026-10-08T20:00:00Z">
        <w:r>
          <w:t xml:space="preserve">inant and</w:t>
        </w:r>
      </w:ins>
      <w:r>
        <w:t xml:space="preserve"> re</w:t>
      </w:r>
      <w:del w:id="10043" w:author="MyDancr product alignment" w:date="2026-10-08T20:00:00Z">
        <w:r>
          <w:delText xml:space="preserve">in</w:delText>
        </w:r>
      </w:del>
      <w:r>
        <w:t xml:space="preserve">st</w:t>
      </w:r>
      <w:del w:id="10044" w:author="MyDancr product alignment" w:date="2026-10-08T20:00:00Z">
        <w:r>
          <w:delText xml:space="preserve">at</w:delText>
        </w:r>
      </w:del>
      <w:ins w:id="10045" w:author="MyDancr product alignment" w:date="2026-10-08T20:00:00Z">
        <w:r>
          <w:t xml:space="preserve">or</w:t>
        </w:r>
      </w:ins>
      <w:r>
        <w:t xml:space="preserve">e the</w:t>
      </w:r>
      <w:ins w:id="10046" w:author="MyDancr product alignment" w:date="2026-10-08T20:00:00Z">
        <w:r>
          <w:t xml:space="preserve"> removed</w:t>
        </w:r>
      </w:ins>
      <w:r>
        <w:t xml:space="preserve"> material </w:t>
      </w:r>
      <w:ins w:id="10047" w:author="MyDancr product alignment" w:date="2026-10-08T20:00:00Z">
        <w:r>
          <w:t xml:space="preserve">no earlier than 10 and no later than 14 bus</w:t>
        </w:r>
      </w:ins>
      <w:r>
        <w:t xml:space="preserve">in</w:t>
      </w:r>
      <w:del w:id="10048" w:author="MyDancr product alignment" w:date="2026-10-08T20:00:00Z">
        <w:r>
          <w:delText xml:space="preserve"> qu</w:delText>
        </w:r>
      </w:del>
      <w:r>
        <w:t xml:space="preserve">es</w:t>
      </w:r>
      <w:ins w:id="10049" w:author="MyDancr product alignment" w:date="2026-10-08T20:00:00Z">
        <w:r>
          <w:t xml:space="preserve">s days after receipt, unless its designated agent first receives notice that the complainant has filed an ac</w:t>
        </w:r>
      </w:ins>
      <w:r>
        <w:t xml:space="preserve">tion</w:t>
      </w:r>
      <w:ins w:id="10050" w:author="MyDancr product alignment" w:date="2026-10-08T20:00:00Z">
        <w:r>
          <w:t xml:space="preserve"> seeking a court order restraining the alleged infringement</w:t>
        </w:r>
      </w:ins>
      <w:r>
        <w:t xml:space="preserve">.</w:t>
      </w:r>
    </w:p>
    <w:p w14:paraId="43A49B95" w14:textId="77777777" w:rsidR="00134B6D" w:rsidRDefault="00134B6D" w:rsidP="00134B6D"/>
    <w:p w14:paraId="1CF17D45" w14:textId="77777777" w:rsidR="00134B6D" w:rsidRDefault="00134B6D" w:rsidP="00134B6D">
      <w:r>
        <w:t xml:space="preserve">To file a counter notification with us, you must provide a written communication (by email</w:t>
      </w:r>
      <w:del w:id="10051" w:author="MyDancr product alignment" w:date="2026-10-08T20:00:00Z">
        <w:r>
          <w:delText xml:space="preserve">,</w:delText>
        </w:r>
      </w:del>
      <w:r>
        <w:t xml:space="preserve"> </w:t>
      </w:r>
      <w:del w:id="10052" w:author="MyDancr product alignment" w:date="2026-10-08T20:00:00Z">
        <w:r>
          <w:delText xml:space="preserve">fax</w:delText>
        </w:r>
      </w:del>
      <w:ins w:id="10053" w:author="MyDancr product alignment" w:date="2026-10-08T20:00:00Z">
        <w:r>
          <w:t xml:space="preserve">to</w:t>
        </w:r>
      </w:ins>
      <w:r>
        <w:t xml:space="preserve"> </w:t>
      </w:r>
      <w:ins w:id="10054" w:author="MyDancr product alignment" w:date="2026-10-08T20:00:00Z">
        <w:r>
          <w:t xml:space="preserve">supp</w:t>
        </w:r>
      </w:ins>
      <w:r>
        <w:t xml:space="preserve">or</w:t>
      </w:r>
      <w:del w:id="10055" w:author="MyDancr product alignment" w:date="2026-10-08T20:00:00Z">
        <w:r>
          <w:delText xml:space="preserve"> </w:delText>
        </w:r>
      </w:del>
      <w:ins w:id="10056" w:author="MyDancr product alignment" w:date="2026-10-08T20:00:00Z">
        <w:r>
          <w:t xml:space="preserve">t@mydanc</w:t>
        </w:r>
      </w:ins>
      <w:r>
        <w:t xml:space="preserve">r</w:t>
      </w:r>
      <w:del w:id="10057" w:author="MyDancr product alignment" w:date="2026-10-08T20:00:00Z">
        <w:r>
          <w:delText xml:space="preserve">egular </w:delText>
        </w:r>
      </w:del>
      <w:ins w:id="10058" w:author="MyDancr product alignment" w:date="2026-10-08T20:00:00Z">
        <w:r>
          <w:t xml:space="preserve">.co</w:t>
        </w:r>
      </w:ins>
      <w:r>
        <w:t xml:space="preserve">m</w:t>
      </w:r>
      <w:del w:id="10059" w:author="MyDancr product alignment" w:date="2026-10-08T20:00:00Z">
        <w:r>
          <w:delText xml:space="preserve">ail</w:delText>
        </w:r>
      </w:del>
      <w:r>
        <w:t xml:space="preserve">) that sets forth the items specified below. Please note that you will be liable for damages (including costs and attorneys' fees) if you materially misrepresent that a product or activity is not infringing the copyrights of others. Accordingly, if you are not sure whether certain material infringes the copyrights of others, we suggest that you first contact an attorney.</w:t>
      </w:r>
    </w:p>
    <w:p w14:paraId="775F873F" w14:textId="77777777" w:rsidR="00A73878" w:rsidRDefault="00A73878" w:rsidP="00134B6D"/>
    <w:p w14:paraId="26D46B28" w14:textId="77777777" w:rsidR="00134B6D" w:rsidRDefault="00134B6D" w:rsidP="00134B6D">
      <w:r>
        <w:t>To expedite our ability to process your counter notification, please use the following format (including section numbers):</w:t>
      </w:r>
    </w:p>
    <w:p w14:paraId="3E1FAD55" w14:textId="77777777" w:rsidR="00134B6D" w:rsidRDefault="00134B6D" w:rsidP="00134B6D"/>
    <w:p w14:paraId="60495A83" w14:textId="77777777" w:rsidR="00134B6D" w:rsidRDefault="00134B6D" w:rsidP="00134B6D">
      <w:r>
        <w:t>Identify the specific URLs or other unique identifying information of material that we have removed or to which we have disabled access.</w:t>
      </w:r>
    </w:p>
    <w:p w14:paraId="79223C1D" w14:textId="77777777" w:rsidR="00134B6D" w:rsidRDefault="00134B6D" w:rsidP="00134B6D"/>
    <w:p w14:paraId="31690D49" w14:textId="77777777" w:rsidR="00134B6D" w:rsidRDefault="00134B6D" w:rsidP="00134B6D">
      <w:r>
        <w:t xml:space="preserve">Provide your name, address, telephone number, email address, and a statement that you consent to the jurisdiction of </w:t>
      </w:r>
      <w:del w:id="10060" w:author="MyDancr product alignment" w:date="2026-10-08T20:00:00Z">
        <w:r>
          <w:delText xml:space="preserve">F</w:delText>
        </w:r>
      </w:del>
      <w:ins w:id="10061" w:author="MyDancr product alignment" w:date="2026-10-08T20:00:00Z">
        <w:r>
          <w:t xml:space="preserve">the f</w:t>
        </w:r>
      </w:ins>
      <w:r>
        <w:t xml:space="preserve">ederal </w:t>
      </w:r>
      <w:del w:id="10062" w:author="MyDancr product alignment" w:date="2026-10-08T20:00:00Z">
        <w:r>
          <w:delText xml:space="preserve">D</w:delText>
        </w:r>
      </w:del>
      <w:ins w:id="10063" w:author="MyDancr product alignment" w:date="2026-10-08T20:00:00Z">
        <w:r>
          <w:t xml:space="preserve">d</w:t>
        </w:r>
      </w:ins>
      <w:r>
        <w:t xml:space="preserve">istrict </w:t>
      </w:r>
      <w:del w:id="10064" w:author="MyDancr product alignment" w:date="2026-10-08T20:00:00Z">
        <w:r>
          <w:delText xml:space="preserve">C</w:delText>
        </w:r>
      </w:del>
      <w:ins w:id="10065" w:author="MyDancr product alignment" w:date="2026-10-08T20:00:00Z">
        <w:r>
          <w:t xml:space="preserve">c</w:t>
        </w:r>
      </w:ins>
      <w:r>
        <w:t xml:space="preserve">ourt for </w:t>
      </w:r>
      <w:r>
        <w:t xml:space="preserve">the </w:t>
      </w:r>
      <w:del w:id="10066" w:author="MyDancr product alignment" w:date="2026-10-08T20:00:00Z">
        <w:r>
          <w:delText xml:space="preserve">Central D</w:delText>
        </w:r>
      </w:del>
      <w:ins w:id="10067" w:author="MyDancr product alignment" w:date="2026-10-08T20:00:00Z">
        <w:r>
          <w:t xml:space="preserve">d</w:t>
        </w:r>
      </w:ins>
      <w:r>
        <w:t xml:space="preserve">istrict</w:t>
      </w:r>
      <w:r>
        <w:t xml:space="preserve"> </w:t>
      </w:r>
      <w:ins w:id="10068" w:author="MyDancr product alignment" w:date="2026-10-08T20:00:00Z">
        <w:r>
          <w:t xml:space="preserve">where y</w:t>
        </w:r>
      </w:ins>
      <w:r>
        <w:t xml:space="preserve">o</w:t>
      </w:r>
      <w:ins w:id="10069" w:author="MyDancr product alignment" w:date="2026-10-08T20:00:00Z">
        <w:r>
          <w:t xml:space="preserve">ur address is located, or, i</w:t>
        </w:r>
      </w:ins>
      <w:r>
        <w:t xml:space="preserve">f </w:t>
      </w:r>
      <w:del w:id="10070" w:author="MyDancr product alignment" w:date="2026-10-08T20:00:00Z">
        <w:r>
          <w:delText xml:space="preserve">C</w:delText>
        </w:r>
      </w:del>
      <w:ins w:id="10071" w:author="MyDancr product alignment" w:date="2026-10-08T20:00:00Z">
        <w:r>
          <w:t xml:space="preserve">you reside outside the United States, any feder</w:t>
        </w:r>
      </w:ins>
      <w:r>
        <w:t xml:space="preserve">al</w:t>
      </w:r>
      <w:ins w:id="10072" w:author="MyDancr product alignment" w:date="2026-10-08T20:00:00Z">
        <w:r>
          <w:t xml:space="preserve"> d</w:t>
        </w:r>
      </w:ins>
      <w:r>
        <w:t xml:space="preserve">i</w:t>
      </w:r>
      <w:ins w:id="10073" w:author="MyDancr product alignment" w:date="2026-10-08T20:00:00Z">
        <w:r>
          <w:t xml:space="preserve">strict where MYDANCR LLC may be </w:t>
        </w:r>
      </w:ins>
      <w:r>
        <w:t xml:space="preserve">fo</w:t>
      </w:r>
      <w:del w:id="10074" w:author="MyDancr product alignment" w:date="2026-10-08T20:00:00Z">
        <w:r>
          <w:delText xml:space="preserve">r</w:delText>
        </w:r>
      </w:del>
      <w:ins w:id="10075" w:author="MyDancr product alignment" w:date="2026-10-08T20:00:00Z">
        <w:r>
          <w:t xml:space="preserve">u</w:t>
        </w:r>
      </w:ins>
      <w:r>
        <w:t xml:space="preserve">n</w:t>
      </w:r>
      <w:del w:id="10076" w:author="MyDancr product alignment" w:date="2026-10-08T20:00:00Z">
        <w:r>
          <w:delText xml:space="preserve">ia</w:delText>
        </w:r>
      </w:del>
      <w:ins w:id="10077" w:author="MyDancr product alignment" w:date="2026-10-08T20:00:00Z">
        <w:r>
          <w:t xml:space="preserve">d,</w:t>
        </w:r>
      </w:ins>
      <w:r>
        <w:t xml:space="preserve"> </w:t>
      </w:r>
      <w:r>
        <w:t xml:space="preserve">and </w:t>
      </w:r>
      <w:ins w:id="10078" w:author="MyDancr product alignment" w:date="2026-10-08T20:00:00Z">
        <w:r>
          <w:t xml:space="preserve">agree </w:t>
        </w:r>
      </w:ins>
      <w:r>
        <w:t xml:space="preserve">t</w:t>
      </w:r>
      <w:del w:id="10079" w:author="MyDancr product alignment" w:date="2026-10-08T20:00:00Z">
        <w:r>
          <w:delText xml:space="preserve">hat y</w:delText>
        </w:r>
      </w:del>
      <w:r>
        <w:t xml:space="preserve">o</w:t>
      </w:r>
      <w:del w:id="10080" w:author="MyDancr product alignment" w:date="2026-10-08T20:00:00Z">
        <w:r>
          <w:delText xml:space="preserve">u will</w:delText>
        </w:r>
      </w:del>
      <w:r>
        <w:t xml:space="preserve"> accept service of process from the person who </w:t>
      </w:r>
      <w:del w:id="10081" w:author="MyDancr product alignment" w:date="2026-10-08T20:00:00Z">
        <w:r>
          <w:delText xml:space="preserve">prov</w:delText>
        </w:r>
      </w:del>
      <w:ins w:id="10082" w:author="MyDancr product alignment" w:date="2026-10-08T20:00:00Z">
        <w:r>
          <w:t xml:space="preserve">subm</w:t>
        </w:r>
      </w:ins>
      <w:r>
        <w:t xml:space="preserve">i</w:t>
      </w:r>
      <w:del w:id="10083" w:author="MyDancr product alignment" w:date="2026-10-08T20:00:00Z">
        <w:r>
          <w:delText xml:space="preserve">d</w:delText>
        </w:r>
      </w:del>
      <w:ins w:id="10084" w:author="MyDancr product alignment" w:date="2026-10-08T20:00:00Z">
        <w:r>
          <w:t xml:space="preserve">tt</w:t>
        </w:r>
      </w:ins>
      <w:r>
        <w:t xml:space="preserve">ed</w:t>
      </w:r>
      <w:ins w:id="10085" w:author="MyDancr product alignment" w:date="2026-10-08T20:00:00Z">
        <w:r>
          <w:t xml:space="preserve"> the infringement</w:t>
        </w:r>
      </w:ins>
      <w:r>
        <w:t xml:space="preserve"> noti</w:t>
      </w:r>
      <w:del w:id="10086" w:author="MyDancr product alignment" w:date="2026-10-08T20:00:00Z">
        <w:r>
          <w:delText xml:space="preserve">fi</w:delText>
        </w:r>
      </w:del>
      <w:r>
        <w:t xml:space="preserve">c</w:t>
      </w:r>
      <w:del w:id="10087" w:author="MyDancr product alignment" w:date="2026-10-08T20:00:00Z">
        <w:r>
          <w:delText xml:space="preserve">ation und</w:delText>
        </w:r>
      </w:del>
      <w:r>
        <w:t xml:space="preserve">e</w:t>
      </w:r>
      <w:del w:id="10088" w:author="MyDancr product alignment" w:date="2026-10-08T20:00:00Z">
        <w:r>
          <w:delText xml:space="preserve">r subsection (c)(1)(C)</w:delText>
        </w:r>
      </w:del>
      <w:r>
        <w:t xml:space="preserve"> or </w:t>
      </w:r>
      <w:ins w:id="10089" w:author="MyDancr product alignment" w:date="2026-10-08T20:00:00Z">
        <w:r>
          <w:t xml:space="preserve">th</w:t>
        </w:r>
      </w:ins>
      <w:r>
        <w:t xml:space="preserve">a</w:t>
      </w:r>
      <w:del w:id="10090" w:author="MyDancr product alignment" w:date="2026-10-08T20:00:00Z">
        <w:r>
          <w:delText xml:space="preserve">n agen</w:delText>
        </w:r>
      </w:del>
      <w:r>
        <w:t xml:space="preserve">t</w:t>
      </w:r>
      <w:del w:id="10091" w:author="MyDancr product alignment" w:date="2026-10-08T20:00:00Z">
        <w:r>
          <w:delText xml:space="preserve"> of such</w:delText>
        </w:r>
      </w:del>
      <w:r>
        <w:t xml:space="preserve"> person</w:t>
      </w:r>
      <w:ins w:id="10092" w:author="MyDancr product alignment" w:date="2026-10-08T20:00:00Z">
        <w:r>
          <w:t xml:space="preserve">'s agent</w:t>
        </w:r>
      </w:ins>
      <w:r>
        <w:t xml:space="preserve">.</w:t>
      </w:r>
    </w:p>
    <w:p w14:paraId="262F80F6" w14:textId="77777777" w:rsidR="00134B6D" w:rsidRDefault="00134B6D" w:rsidP="00134B6D"/>
    <w:p w14:paraId="0773363C" w14:textId="77777777" w:rsidR="00134B6D" w:rsidRDefault="00134B6D" w:rsidP="00134B6D">
      <w:r>
        <w:t xml:space="preserve">Include </w:t>
      </w:r>
      <w:del w:id="10093" w:author="MyDancr product alignment" w:date="2026-10-08T20:00:00Z">
        <w:r>
          <w:delText xml:space="preserve">the following</w:delText>
        </w:r>
      </w:del>
      <w:ins w:id="10094" w:author="MyDancr product alignment" w:date="2026-10-08T20:00:00Z">
        <w:r>
          <w:t xml:space="preserve">a</w:t>
        </w:r>
      </w:ins>
      <w:r>
        <w:t xml:space="preserve"> statement</w:t>
      </w:r>
      <w:del w:id="10095" w:author="MyDancr product alignment" w:date="2026-10-08T20:00:00Z">
        <w:r>
          <w:delText xml:space="preserve">: "I swear,</w:delText>
        </w:r>
      </w:del>
      <w:r>
        <w:t xml:space="preserve"> under penalty of perjury</w:t>
      </w:r>
      <w:del w:id="10096" w:author="MyDancr product alignment" w:date="2026-10-08T20:00:00Z">
        <w:r>
          <w:delText xml:space="preserve">,</w:delText>
        </w:r>
      </w:del>
      <w:r>
        <w:t xml:space="preserve"> that </w:t>
      </w:r>
      <w:del w:id="10097" w:author="MyDancr product alignment" w:date="2026-10-08T20:00:00Z">
        <w:r>
          <w:delText xml:space="preserve">I</w:delText>
        </w:r>
      </w:del>
      <w:ins w:id="10098" w:author="MyDancr product alignment" w:date="2026-10-08T20:00:00Z">
        <w:r>
          <w:t xml:space="preserve">you</w:t>
        </w:r>
      </w:ins>
      <w:r>
        <w:t xml:space="preserve"> have a good faith belief th</w:t>
      </w:r>
      <w:ins w:id="10099" w:author="MyDancr product alignment" w:date="2026-10-08T20:00:00Z">
        <w:r>
          <w:t xml:space="preserve">e m</w:t>
        </w:r>
      </w:ins>
      <w:r>
        <w:t xml:space="preserve">at</w:t>
      </w:r>
      <w:del w:id="10100" w:author="MyDancr product alignment" w:date="2026-10-08T20:00:00Z">
        <w:r>
          <w:delText xml:space="preserve"> each search result, message, or oth</w:delText>
        </w:r>
      </w:del>
      <w:r>
        <w:t xml:space="preserve">er</w:t>
      </w:r>
      <w:del w:id="10101" w:author="MyDancr product alignment" w:date="2026-10-08T20:00:00Z">
        <w:r>
          <w:delText xml:space="preserve"> </w:delText>
        </w:r>
      </w:del>
      <w:r>
        <w:t xml:space="preserve">i</w:t>
      </w:r>
      <w:del w:id="10102" w:author="MyDancr product alignment" w:date="2026-10-08T20:00:00Z">
        <w:r>
          <w:delText xml:space="preserve">tem of content identified </w:delText>
        </w:r>
      </w:del>
      <w:r>
        <w:t xml:space="preserve">a</w:t>
      </w:r>
      <w:del w:id="10103" w:author="MyDancr product alignment" w:date="2026-10-08T20:00:00Z">
        <w:r>
          <w:delText xml:space="preserve">bove</w:delText>
        </w:r>
      </w:del>
      <w:ins w:id="10104" w:author="MyDancr product alignment" w:date="2026-10-08T20:00:00Z">
        <w:r>
          <w:t xml:space="preserve">l</w:t>
        </w:r>
      </w:ins>
      <w:r>
        <w:t xml:space="preserve"> was removed or disabled as a result of </w:t>
      </w:r>
      <w:del w:id="10105" w:author="MyDancr product alignment" w:date="2026-10-08T20:00:00Z">
        <w:r>
          <w:delText xml:space="preserve">a </w:delText>
        </w:r>
      </w:del>
      <w:r>
        <w:t xml:space="preserve">mistake or misidentification</w:t>
      </w:r>
      <w:del w:id="10106" w:author="MyDancr product alignment" w:date="2026-10-08T20:00:00Z">
        <w:r>
          <w:delText xml:space="preserve"> of the material to be removed or disabled, or that the material identified by the complainant has been removed or disabled at the URL identified and will no longer be shown</w:delText>
        </w:r>
      </w:del>
      <w:r>
        <w:t xml:space="preserve">.</w:t>
      </w:r>
      <w:del w:id="10107" w:author="MyDancr product alignment" w:date="2026-10-08T20:00:00Z">
        <w:r>
          <w:delText xml:space="preserve">"</w:delText>
        </w:r>
      </w:del>
    </w:p>
    <w:p w14:paraId="69F45F9B" w14:textId="77777777" w:rsidR="00134B6D" w:rsidRDefault="00134B6D" w:rsidP="00134B6D"/>
    <w:p w14:paraId="5F04A5E8" w14:textId="77777777" w:rsidR="00134B6D" w:rsidRDefault="00134B6D" w:rsidP="00134B6D">
      <w:del w:id="10108" w:author="MyDancr product alignment" w:date="2026-10-08T20:00:00Z">
        <w:r>
          <w:delText xml:space="preserve">S</w:delText>
        </w:r>
      </w:del>
      <w:ins w:id="10109" w:author="MyDancr product alignment" w:date="2026-10-08T20:00:00Z">
        <w:r>
          <w:t xml:space="preserve">Provide your physical or electronic s</w:t>
        </w:r>
      </w:ins>
      <w:r>
        <w:t xml:space="preserve">ign</w:t>
      </w:r>
      <w:del w:id="10110" w:author="MyDancr product alignment" w:date="2026-10-08T20:00:00Z">
        <w:r>
          <w:delText xml:space="preserve"> </w:delText>
        </w:r>
      </w:del>
      <w:ins w:id="10111" w:author="MyDancr product alignment" w:date="2026-10-08T20:00:00Z">
        <w:r>
          <w:t xml:space="preserve">a</w:t>
        </w:r>
      </w:ins>
      <w:r>
        <w:t xml:space="preserve">t</w:t>
      </w:r>
      <w:del w:id="10112" w:author="MyDancr product alignment" w:date="2026-10-08T20:00:00Z">
        <w:r>
          <w:delText xml:space="preserve">h</w:delText>
        </w:r>
      </w:del>
      <w:ins w:id="10113" w:author="MyDancr product alignment" w:date="2026-10-08T20:00:00Z">
        <w:r>
          <w:t xml:space="preserve">ur</w:t>
        </w:r>
      </w:ins>
      <w:r>
        <w:t xml:space="preserve">e</w:t>
      </w:r>
      <w:del w:id="10114" w:author="MyDancr product alignment" w:date="2026-10-08T20:00:00Z">
        <w:r>
          <w:delText xml:space="preserve"> paper</w:delText>
        </w:r>
      </w:del>
      <w:r>
        <w:t xml:space="preserve">.</w:t>
      </w:r>
    </w:p>
    <w:p w14:paraId="505DA500" w14:textId="77777777" w:rsidR="00134B6D" w:rsidRDefault="00134B6D" w:rsidP="00134B6D"/>
    <w:p w14:paraId="338FC42C" w14:textId="77777777" w:rsidR="00134B6D" w:rsidRDefault="00134B6D" w:rsidP="00134B6D">
      <w:r>
        <w:t xml:space="preserve">Send the </w:t>
      </w:r>
      <w:del w:id="10115" w:author="MyDancr product alignment" w:date="2026-10-08T20:00:00Z">
        <w:r>
          <w:delText xml:space="preserve">writ</w:delText>
        </w:r>
      </w:del>
      <w:ins w:id="10116" w:author="MyDancr product alignment" w:date="2026-10-08T20:00:00Z">
        <w:r>
          <w:t xml:space="preserve">coun</w:t>
        </w:r>
      </w:ins>
      <w:r>
        <w:t xml:space="preserve">te</w:t>
      </w:r>
      <w:ins w:id="10117" w:author="MyDancr product alignment" w:date="2026-10-08T20:00:00Z">
        <w:r>
          <w:t xml:space="preserve">r-</w:t>
        </w:r>
      </w:ins>
      <w:r>
        <w:t xml:space="preserve">n</w:t>
      </w:r>
      <w:del w:id="10118" w:author="MyDancr product alignment" w:date="2026-10-08T20:00:00Z">
        <w:r>
          <w:delText xml:space="preserve"> c</w:delText>
        </w:r>
      </w:del>
      <w:r>
        <w:t xml:space="preserve">o</w:t>
      </w:r>
      <w:del w:id="10119" w:author="MyDancr product alignment" w:date="2026-10-08T20:00:00Z">
        <w:r>
          <w:delText xml:space="preserve">mmun</w:delText>
        </w:r>
      </w:del>
      <w:ins w:id="10120" w:author="MyDancr product alignment" w:date="2026-10-08T20:00:00Z">
        <w:r>
          <w:t xml:space="preserve">t</w:t>
        </w:r>
      </w:ins>
      <w:r>
        <w:t xml:space="preserve">ic</w:t>
      </w:r>
      <w:ins w:id="10121" w:author="MyDancr product alignment" w:date="2026-10-08T20:00:00Z">
        <w:r>
          <w:t xml:space="preserve">e by em</w:t>
        </w:r>
      </w:ins>
      <w:r>
        <w:t xml:space="preserve">a</w:t>
      </w:r>
      <w:del w:id="10122" w:author="MyDancr product alignment" w:date="2026-10-08T20:00:00Z">
        <w:r>
          <w:delText xml:space="preserve">t</w:delText>
        </w:r>
      </w:del>
      <w:r>
        <w:t xml:space="preserve">i</w:t>
      </w:r>
      <w:del w:id="10123" w:author="MyDancr product alignment" w:date="2026-10-08T20:00:00Z">
        <w:r>
          <w:delText xml:space="preserve">on</w:delText>
        </w:r>
      </w:del>
      <w:ins w:id="10124" w:author="MyDancr product alignment" w:date="2026-10-08T20:00:00Z">
        <w:r>
          <w:t xml:space="preserve">l</w:t>
        </w:r>
      </w:ins>
      <w:r>
        <w:t xml:space="preserve"> to</w:t>
      </w:r>
      <w:del w:id="10125" w:author="MyDancr product alignment" w:date="2026-10-08T20:00:00Z">
        <w:r>
          <w:delText xml:space="preserve"> the following address</w:delText>
        </w:r>
      </w:del>
      <w:r>
        <w:t xml:space="preserve">:</w:t>
      </w:r>
    </w:p>
    <w:p w14:paraId="2D65974A" w14:textId="77777777" w:rsidR="00134B6D" w:rsidRDefault="00134B6D" w:rsidP="00134B6D"/>
    <w:p w14:paraId="2D69BA6A" w14:textId="77777777" w:rsidR="00134B6D" w:rsidRDefault="00451F0E" w:rsidP="00134B6D">
      <w:hyperlink r:id="rId6" w:history="1">
        <w:r w:rsidRPr="00DC1EE7">
          <w:rPr>
            <w:rStyle w:val="Hyperlink"/>
          </w:rPr>
          <w:t>support@mydancr.com</w:t>
        </w:r>
      </w:hyperlink>
      <w:r>
        <w:t xml:space="preserve"> </w:t>
      </w:r>
    </w:p>
    <w:p w14:paraId="4C2147C1" w14:textId="77777777" w:rsidR="00E4663F" w:rsidRDefault="00E4663F" w:rsidP="00134B6D"/>
    <w:p w14:paraId="33CA8963" w14:textId="77777777" w:rsidR="00134B6D" w:rsidRDefault="00134B6D" w:rsidP="00134B6D">
      <w:r>
        <w:t xml:space="preserve">If you have a serious legal problem we suggest that you consult an attorney. </w:t>
      </w:r>
    </w:p>
    <w:p w14:paraId="7C055F5F" w14:textId="77777777" w:rsidR="00134B6D" w:rsidRDefault="00134B6D" w:rsidP="00134B6D"/>
    <w:p w14:paraId="7528B97E" w14:textId="77777777" w:rsidR="00134B6D" w:rsidRDefault="00134B6D" w:rsidP="00134B6D"/>
    <w:sectPr w:rsidR="00134B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6D"/>
    <w:rsid w:val="00134B6D"/>
    <w:rsid w:val="00143AD0"/>
    <w:rsid w:val="00451F0E"/>
    <w:rsid w:val="008B4EE7"/>
    <w:rsid w:val="00A73878"/>
    <w:rsid w:val="00E4663F"/>
    <w:rsid w:val="00F2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EDB9C"/>
  <w15:chartTrackingRefBased/>
  <w15:docId w15:val="{25F16FFF-5D75-4BE2-A9AB-A97D795A5790}"/>
  <w:revisionView w:markup="0" w:comments="false"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51F0E"/>
    <w:rPr>
      <w:color w:val="467886"/>
      <w:u w:val="single"/>
    </w:rPr>
  </w:style>
  <w:style w:type="character" w:styleId="UnresolvedMention">
    <w:name w:val="Unresolved Mention"/>
    <w:uiPriority w:val="99"/>
    <w:semiHidden/>
    <w:unhideWhenUsed/>
    <w:rsid w:val="00451F0E"/>
    <w:rPr>
      <w:color w:val="605E5C"/>
      <w:shd w:val="clear" w:color="auto" w:fill="E1DFDD"/>
    </w:rPr>
  </w:style>
  <w:style w:type="paragraph" w:styleId="Revision">
    <w:name w:val="Revision"/>
    <w:hidden/>
    <w:uiPriority w:val="99"/>
    <w:semiHidden/>
    <w:rsid w:val="00F27B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pport@mydancr.com" TargetMode="External"/><Relationship Id="rId5" Type="http://schemas.openxmlformats.org/officeDocument/2006/relationships/hyperlink" Target="mailto:support@mydancr.com" TargetMode="External"/><Relationship Id="rId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Digital Millennium Copyright Act</vt:lpstr>
    </vt:vector>
  </TitlesOfParts>
  <Company/>
  <LinksUpToDate>false</LinksUpToDate>
  <CharactersWithSpaces>5411</CharactersWithSpaces>
  <SharedDoc>false</SharedDoc>
  <HLinks>
    <vt:vector size="18" baseType="variant">
      <vt:variant>
        <vt:i4>6357063</vt:i4>
      </vt:variant>
      <vt:variant>
        <vt:i4>6</vt:i4>
      </vt:variant>
      <vt:variant>
        <vt:i4>0</vt:i4>
      </vt:variant>
      <vt:variant>
        <vt:i4>5</vt:i4>
      </vt:variant>
      <vt:variant>
        <vt:lpwstr>mailto:support@mydancr.com</vt:lpwstr>
      </vt:variant>
      <vt:variant>
        <vt:lpwstr/>
      </vt:variant>
      <vt:variant>
        <vt:i4>6357063</vt:i4>
      </vt:variant>
      <vt:variant>
        <vt:i4>3</vt:i4>
      </vt:variant>
      <vt:variant>
        <vt:i4>0</vt:i4>
      </vt:variant>
      <vt:variant>
        <vt:i4>5</vt:i4>
      </vt:variant>
      <vt:variant>
        <vt:lpwstr>mailto:support@mydancr.com</vt:lpwstr>
      </vt:variant>
      <vt:variant>
        <vt:lpwstr/>
      </vt:variant>
      <vt:variant>
        <vt:i4>6357063</vt:i4>
      </vt:variant>
      <vt:variant>
        <vt:i4>0</vt:i4>
      </vt:variant>
      <vt:variant>
        <vt:i4>0</vt:i4>
      </vt:variant>
      <vt:variant>
        <vt:i4>5</vt:i4>
      </vt:variant>
      <vt:variant>
        <vt:lpwstr>mailto:support@mydancr.com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Millennium Copyright Act</dc:title>
  <dc:subject/>
  <dc:creator>Michael Fattorosi</dc:creator>
  <cp:keywords/>
  <dc:description/>
  <cp:lastModifiedBy>MWFattorosi</cp:lastModifiedBy>
  <cp:revision>2</cp:revision>
  <dcterms:created xsi:type="dcterms:W3CDTF">2026-09-22T11:29:00Z</dcterms:created>
  <dcterms:modified xsi:type="dcterms:W3CDTF">2026-09-22T11:29:00Z</dcterms:modified>
</cp:coreProperties>
</file>