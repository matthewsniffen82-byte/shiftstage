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2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Privacy Policy</w:t>
      </w:r>
    </w:p>
    <w:p w14:paraId="61EEBAF7" w14:textId="471061C2" w:rsidR="009F3E5D" w:rsidRPr="001A0A66" w:rsidRDefault="009F3E5D" w:rsidP="009F3E5D">
      <w:pPr>
        <w:rPr>
          <w:rFonts w:ascii="Times New Roman" w:hAnsi="Times New Roman" w:cs="Times New Roman"/>
        </w:rPr>
      </w:pPr>
      <w:r w:rsidRPr="001A0A66">
        <w:rPr>
          <w:rFonts w:ascii="Times New Roman" w:hAnsi="Times New Roman" w:cs="Times New Roman"/>
        </w:rPr>
        <w:t>Last updated</w:t>
      </w:r>
      <w:r w:rsidR="00C33F14" w:rsidRPr="001A0A66">
        <w:rPr>
          <w:rFonts w:ascii="Times New Roman" w:hAnsi="Times New Roman" w:cs="Times New Roman"/>
        </w:rPr>
        <w:t>:</w:t>
      </w:r>
      <w:r w:rsidRPr="001A0A66">
        <w:rPr>
          <w:rFonts w:ascii="Times New Roman" w:hAnsi="Times New Roman" w:cs="Times New Roman"/>
        </w:rPr>
        <w:t xml:space="preserve"> </w:t>
      </w:r>
      <w:r w:rsidR="00C33F14" w:rsidRPr="001A0A66">
        <w:rPr>
          <w:rFonts w:ascii="Times New Roman" w:hAnsi="Times New Roman" w:cs="Times New Roman"/>
        </w:rPr>
        <w:t>September __, 2026</w:t>
      </w:r>
    </w:p>
    <w:p w14:paraId="1E879064" w14:textId="0791D6F3" w:rsidR="009F3E5D" w:rsidRPr="001A0A66" w:rsidRDefault="009F3E5D" w:rsidP="009F3E5D">
      <w:pPr>
        <w:rPr>
          <w:rFonts w:ascii="Times New Roman" w:hAnsi="Times New Roman" w:cs="Times New Roman"/>
        </w:rPr>
      </w:pPr>
      <w:r w:rsidRPr="001A0A66">
        <w:rPr>
          <w:rFonts w:ascii="Times New Roman" w:hAnsi="Times New Roman" w:cs="Times New Roman"/>
        </w:rPr>
        <w:t>This privacy notice for</w:t>
      </w:r>
      <w:r w:rsidR="00C33F14" w:rsidRPr="001A0A66">
        <w:rPr>
          <w:rFonts w:ascii="Times New Roman" w:hAnsi="Times New Roman" w:cs="Times New Roman"/>
        </w:rPr>
        <w:t xml:space="preserve"> MyDancr LLC and</w:t>
      </w:r>
      <w:r w:rsidRPr="001A0A66">
        <w:rPr>
          <w:rFonts w:ascii="Times New Roman" w:hAnsi="Times New Roman" w:cs="Times New Roman"/>
        </w:rPr>
        <w:t xml:space="preserve"> </w:t>
      </w:r>
      <w:r w:rsidR="00C33F14" w:rsidRPr="001A0A66">
        <w:rPr>
          <w:rFonts w:ascii="Times New Roman" w:hAnsi="Times New Roman" w:cs="Times New Roman"/>
        </w:rPr>
        <w:t xml:space="preserve">MyDancr.com and </w:t>
      </w:r>
      <w:r w:rsidRPr="001A0A66">
        <w:rPr>
          <w:rFonts w:ascii="Times New Roman" w:hAnsi="Times New Roman" w:cs="Times New Roman"/>
        </w:rPr>
        <w:t xml:space="preserve"> (“we,” “us,” or “our“), describes how and why we might collect, store, use, and/or share (“process“) your information when you use our services (“Services“), such as when you:</w:t>
      </w:r>
    </w:p>
    <w:p w14:paraId="51BB0D11" w14:textId="66769F54" w:rsidR="009F3E5D" w:rsidRPr="001A0A66" w:rsidRDefault="009F3E5D" w:rsidP="009F3E5D">
      <w:pPr>
        <w:rPr>
          <w:rFonts w:ascii="Times New Roman" w:hAnsi="Times New Roman" w:cs="Times New Roman"/>
        </w:rPr>
      </w:pPr>
      <w:r w:rsidRPr="001A0A66">
        <w:rPr>
          <w:rFonts w:ascii="Times New Roman" w:hAnsi="Times New Roman" w:cs="Times New Roman"/>
        </w:rPr>
        <w:t>Visit our website at https://</w:t>
      </w:r>
      <w:r w:rsidR="00C33F14" w:rsidRPr="001A0A66">
        <w:rPr>
          <w:rFonts w:ascii="Times New Roman" w:hAnsi="Times New Roman" w:cs="Times New Roman"/>
        </w:rPr>
        <w:t>mydancr.com</w:t>
      </w:r>
      <w:r w:rsidRPr="001A0A66">
        <w:rPr>
          <w:rFonts w:ascii="Times New Roman" w:hAnsi="Times New Roman" w:cs="Times New Roman"/>
        </w:rPr>
        <w:t>, or any website of ours that links to this privacy notice</w:t>
      </w:r>
    </w:p>
    <w:p w14:paraId="0FF11C9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Engage with us in other related ways, including any sales, marketing, or events</w:t>
      </w:r>
    </w:p>
    <w:p w14:paraId="2FE3B244" w14:textId="5BE0008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Questions or concerns? Reading this privacy notice will help you understand your privacy rights and choices. If you do not agree with our policies and practices, please do not use our Services. If you still have any questions or concerns, please contact us at </w:t>
      </w:r>
      <w:hyperlink r:id="rId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4D3A9E8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SUMMARY OF KEY POINTS</w:t>
      </w:r>
    </w:p>
    <w:p w14:paraId="5CDFF03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summary provides key points from our privacy notice, but you can find out more details about any of these topics by clicking the link following each key point or by using our table of contents below to find the section you are looking for.</w:t>
      </w:r>
    </w:p>
    <w:p w14:paraId="160E512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personal information do we process? When you visit, use, or navigate our Services, we may process personal information depending on how you interact with us and the Services, the choices you make, and the products and features you use. Learn more about personal information you disclose to us.</w:t>
      </w:r>
    </w:p>
    <w:p w14:paraId="3E4C3EB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process any sensitive personal information? We may process sensitive personal information when necessary with your consent or as otherwise permitted by applicable law. Learn more about sensitive information we process.</w:t>
      </w:r>
    </w:p>
    <w:p w14:paraId="0E0E4A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receive any information from third parties? We may receive information from public databases, marketing partners, social media platforms, and other outside sources. Learn more about information collected from other sources.</w:t>
      </w:r>
    </w:p>
    <w:p w14:paraId="555457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we process your information?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how we process your information.</w:t>
      </w:r>
    </w:p>
    <w:p w14:paraId="1FA1EC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what situations and with which types of parties do we share personal information? We may share information in specific situations and with specific categories of third parties. Learn more about when and with whom we share your personal information.</w:t>
      </w:r>
    </w:p>
    <w:p w14:paraId="21F74A6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How do we keep your information safe? We have organizational and technical processes and procedures in place to protect your personal information. However, no electronic transmission </w:t>
      </w:r>
      <w:r w:rsidRPr="001A0A66">
        <w:rPr>
          <w:rFonts w:ascii="Times New Roman" w:hAnsi="Times New Roman" w:cs="Times New Roman"/>
        </w:rPr>
        <w:lastRenderedPageBreak/>
        <w:t>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how we keep your information safe.</w:t>
      </w:r>
    </w:p>
    <w:p w14:paraId="26EEAF4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are your rights? Depending on where you are located geographically, the applicable privacy law may mean you have certain rights regarding your personal information. Learn more about y our privacy rights.</w:t>
      </w:r>
    </w:p>
    <w:p w14:paraId="2DC730C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you exercise your rights? The easiest way to exercise your rights is by submitting a data subject access request, or by contacting us. We will consider and act upon any request in accordance with applicable data protection laws.</w:t>
      </w:r>
    </w:p>
    <w:p w14:paraId="4DA7110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Want to learn more about what we do with any information we collect? Review the privacy notice in full.</w:t>
      </w:r>
    </w:p>
    <w:p w14:paraId="1D45A92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TABLE OF CONTENTS</w:t>
      </w:r>
    </w:p>
    <w:p w14:paraId="147785C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WHAT INFORMATION DO WE COLLECT?</w:t>
      </w:r>
    </w:p>
    <w:p w14:paraId="4852FA4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HOW DO WE PROCESS YOUR INFORMATION?</w:t>
      </w:r>
    </w:p>
    <w:p w14:paraId="325771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3.</w:t>
      </w:r>
      <w:r w:rsidRPr="001A0A66">
        <w:rPr>
          <w:rFonts w:ascii="Times New Roman" w:hAnsi="Times New Roman" w:cs="Times New Roman"/>
        </w:rPr>
        <w:tab/>
        <w:t>WHEN AND WITH WHOM DO WE SHARE YOUR PERSONAL INFORMATION?</w:t>
      </w:r>
    </w:p>
    <w:p w14:paraId="5FB74A5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4.</w:t>
      </w:r>
      <w:r w:rsidRPr="001A0A66">
        <w:rPr>
          <w:rFonts w:ascii="Times New Roman" w:hAnsi="Times New Roman" w:cs="Times New Roman"/>
        </w:rPr>
        <w:tab/>
        <w:t>DO WE USE COOKIES AND OTHER TRACKING TECHNOLOGIES?</w:t>
      </w:r>
    </w:p>
    <w:p w14:paraId="15AB50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5.</w:t>
      </w:r>
      <w:r w:rsidRPr="001A0A66">
        <w:rPr>
          <w:rFonts w:ascii="Times New Roman" w:hAnsi="Times New Roman" w:cs="Times New Roman"/>
        </w:rPr>
        <w:tab/>
        <w:t>HOW LONG DO WE KEEP YOUR INFORMATION?</w:t>
      </w:r>
    </w:p>
    <w:p w14:paraId="6844019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6.</w:t>
      </w:r>
      <w:r w:rsidRPr="001A0A66">
        <w:rPr>
          <w:rFonts w:ascii="Times New Roman" w:hAnsi="Times New Roman" w:cs="Times New Roman"/>
        </w:rPr>
        <w:tab/>
        <w:t>HOW DO WE KEEP YOUR INFORMATION SAFE?</w:t>
      </w:r>
    </w:p>
    <w:p w14:paraId="13FD4BB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7.</w:t>
      </w:r>
      <w:r w:rsidRPr="001A0A66">
        <w:rPr>
          <w:rFonts w:ascii="Times New Roman" w:hAnsi="Times New Roman" w:cs="Times New Roman"/>
        </w:rPr>
        <w:tab/>
        <w:t>DO WE COLLECT INFORMATION FROM MINORS?</w:t>
      </w:r>
    </w:p>
    <w:p w14:paraId="774F0AE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8.</w:t>
      </w:r>
      <w:r w:rsidRPr="001A0A66">
        <w:rPr>
          <w:rFonts w:ascii="Times New Roman" w:hAnsi="Times New Roman" w:cs="Times New Roman"/>
        </w:rPr>
        <w:tab/>
        <w:t>WHAT ARE YOUR PRIVACY RIGHTS?</w:t>
      </w:r>
    </w:p>
    <w:p w14:paraId="2E62A5E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9.</w:t>
      </w:r>
      <w:r w:rsidRPr="001A0A66">
        <w:rPr>
          <w:rFonts w:ascii="Times New Roman" w:hAnsi="Times New Roman" w:cs="Times New Roman"/>
        </w:rPr>
        <w:tab/>
        <w:t>CONTROLS FOR DO-NOT-TRACK FEATURES</w:t>
      </w:r>
    </w:p>
    <w:p w14:paraId="1982476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10.</w:t>
      </w:r>
      <w:r w:rsidRPr="001A0A66">
        <w:rPr>
          <w:rFonts w:ascii="Times New Roman" w:hAnsi="Times New Roman" w:cs="Times New Roman"/>
        </w:rPr>
        <w:tab/>
        <w:t>DO UNITED STATES RESIDENTS HAVE SPECIFIC PRIVACY RIGHTS?</w:t>
      </w:r>
    </w:p>
    <w:p w14:paraId="35F95F9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11.</w:t>
      </w:r>
      <w:r w:rsidRPr="001A0A66">
        <w:rPr>
          <w:rFonts w:ascii="Times New Roman" w:hAnsi="Times New Roman" w:cs="Times New Roman"/>
        </w:rPr>
        <w:tab/>
        <w:t>DO WE MAKE UPDATES TO THIS NOTICE?</w:t>
      </w:r>
    </w:p>
    <w:p w14:paraId="3AD5917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12.</w:t>
      </w:r>
      <w:r w:rsidRPr="001A0A66">
        <w:rPr>
          <w:rFonts w:ascii="Times New Roman" w:hAnsi="Times New Roman" w:cs="Times New Roman"/>
        </w:rPr>
        <w:tab/>
        <w:t>HOW CAN YOU CONTACT US ABOUT THIS NOTICE?</w:t>
      </w:r>
    </w:p>
    <w:p w14:paraId="2E39E8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13.</w:t>
      </w:r>
      <w:r w:rsidRPr="001A0A66">
        <w:rPr>
          <w:rFonts w:ascii="Times New Roman" w:hAnsi="Times New Roman" w:cs="Times New Roman"/>
        </w:rPr>
        <w:tab/>
        <w:t>HOW CAN YOU REVIEW, UPDATE, OR DELETE THE DATA WE COLLECT FROM YOU?</w:t>
      </w:r>
    </w:p>
    <w:p w14:paraId="7E91D8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 WHAT INFORMATION DO WE COLLECT?</w:t>
      </w:r>
    </w:p>
    <w:p w14:paraId="3C190F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you disclose to us</w:t>
      </w:r>
    </w:p>
    <w:p w14:paraId="28850E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collect personal information that you provide to us.</w:t>
      </w:r>
    </w:p>
    <w:p w14:paraId="1390EE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We collect personal information that you voluntarily provide to us when you register on the Services, express an interest in obtaining information about us or our products and Services, when you participate in activities on the Services, or otherwise when you contact us.</w:t>
      </w:r>
    </w:p>
    <w:p w14:paraId="3A129F3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Provided by You. The personal information that we collect depends on the context of your interactions with us and the Services, the choices you make, and the products and features you use. The personal information we collect may include the following:</w:t>
      </w:r>
    </w:p>
    <w:p w14:paraId="7772F75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names</w:t>
      </w:r>
    </w:p>
    <w:p w14:paraId="1088AA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phone numbers</w:t>
      </w:r>
    </w:p>
    <w:p w14:paraId="6608FE2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email addresses</w:t>
      </w:r>
    </w:p>
    <w:p w14:paraId="020BCED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mailing addresses</w:t>
      </w:r>
    </w:p>
    <w:p w14:paraId="1A0A63A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usernames</w:t>
      </w:r>
    </w:p>
    <w:p w14:paraId="1B9CA4F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passwords</w:t>
      </w:r>
    </w:p>
    <w:p w14:paraId="6371EF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preferences</w:t>
      </w:r>
    </w:p>
    <w:p w14:paraId="2510058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or authentication data</w:t>
      </w:r>
    </w:p>
    <w:p w14:paraId="72B1500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billing addresses</w:t>
      </w:r>
    </w:p>
    <w:p w14:paraId="175909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debit/credit card numbers</w:t>
      </w:r>
    </w:p>
    <w:p w14:paraId="4DCF047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Sensitive Information. When necessary, with your consent or as otherwise permitted by applicable law, we process the following categories of sensitive information:</w:t>
      </w:r>
    </w:p>
    <w:p w14:paraId="19EB18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about a person’s sex life or sexual orientation</w:t>
      </w:r>
    </w:p>
    <w:p w14:paraId="6B0C6D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information revealing race or ethnic origin</w:t>
      </w:r>
    </w:p>
    <w:p w14:paraId="56E365D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financial data</w:t>
      </w:r>
    </w:p>
    <w:p w14:paraId="6CC78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numbers or other government identifiers</w:t>
      </w:r>
    </w:p>
    <w:p w14:paraId="3E8E31E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Payment Data. We may collect data necessary to process your payment if you make purchases, such as your payment instrument number, and the security code associated with your payment instrument. All payment data is stored by Authorize.net. You may find their privacy notice link(s) here: https://usa.visa.com/legal/global-privacy-notice.html.</w:t>
      </w:r>
    </w:p>
    <w:p w14:paraId="701CBF6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personal information that you provide to us must be true, complete, and accurate, and you must notify us of any changes to such personal information.</w:t>
      </w:r>
    </w:p>
    <w:p w14:paraId="19E6FE5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Information automatically collected</w:t>
      </w:r>
    </w:p>
    <w:p w14:paraId="4DB87DF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In Short: Some information — such as your Internet Protocol (IP) address and/or browser and device characteristics — is collected automatically when you visit our Services.</w:t>
      </w:r>
    </w:p>
    <w:p w14:paraId="39C53A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our internal analytics and reporting purposes.</w:t>
      </w:r>
    </w:p>
    <w:p w14:paraId="5E56D60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Like many businesses, we also collect information through cookies and similar technologies.</w:t>
      </w:r>
    </w:p>
    <w:p w14:paraId="445E7F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information we collect includes:</w:t>
      </w:r>
    </w:p>
    <w:p w14:paraId="784FFAF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and Usage Data. Log and usage data is service-related, diagnostic, usage, and performance information our servers automatically collect when you access or use our Services and which we record in log files. Depending on how you interact with us, this log data may include your IP address, device information, browser type, and settings and information about your activity in the Services (such as the date/time stamps associated with your usage, pages and files viewed, searches, and other actions you take such as which features you use), device event information (such as system activity, error reports (sometimes called “crash dumps”), and hardware settings).</w:t>
      </w:r>
    </w:p>
    <w:p w14:paraId="2F5CDA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Device Data. We collect device data such as information about your computer, phone, tablet, or other device you use to access the Services. Depending on the device used, this device data may include information such as your IP address (or proxy server), device and application identification numbers, location, browser type, hardware model, Internet service provider and/or mobile carrier, operating system, and system configuration information.</w:t>
      </w:r>
    </w:p>
    <w:p w14:paraId="182462C2" w14:textId="416E7B97" w:rsidR="009F3E5D" w:rsidRPr="001A0A66" w:rsidRDefault="009F3E5D" w:rsidP="009F3E5D">
      <w:pPr>
        <w:rPr>
          <w:rFonts w:ascii="Times New Roman" w:hAnsi="Times New Roman" w:cs="Times New Roman"/>
        </w:rPr>
      </w:pPr>
      <w:r w:rsidRPr="001A0A66">
        <w:rPr>
          <w:rFonts w:ascii="Times New Roman" w:hAnsi="Times New Roman" w:cs="Times New Roman"/>
        </w:rPr>
        <w:t>Location Data. 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However, if you choose to opt out, you may not be able to use certain aspects of the Services.</w:t>
      </w:r>
    </w:p>
    <w:p w14:paraId="46ED72C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Information collected from other sources</w:t>
      </w:r>
    </w:p>
    <w:p w14:paraId="1E5864D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collect limited data from public databases, marketing partners, and other outside sources.</w:t>
      </w:r>
    </w:p>
    <w:p w14:paraId="4021DA0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order to enhance our ability to provide relevant marketing, offers, and services to you and update our records, we may obtain information about you from other sources, such as public databases, joint marketing partners, affiliate programs, data</w:t>
      </w:r>
    </w:p>
    <w:p w14:paraId="6DB55E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providers, and from other third parties. This information includes mailing addresses, job titles, email addresses, phone numbers, intent data (or user behavior data), Internet Protocol (IP) addresses, social media profiles, social media URLs, and custom profiles, for purposes of targeted advertising and event promotion.</w:t>
      </w:r>
    </w:p>
    <w:p w14:paraId="61EDFA8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 HOW DO WE PROCESS YOUR INFORMATION?</w:t>
      </w:r>
    </w:p>
    <w:p w14:paraId="01B0939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process your information to provide, improve, and administer our Services, communicate with you, for security and fraud prevention, and to comply with law. We may also process your information for other purposes with your consent.</w:t>
      </w:r>
    </w:p>
    <w:p w14:paraId="6E19CD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process your personal information for a variety of reasons, depending on how you interact with our Services, including:</w:t>
      </w:r>
    </w:p>
    <w:p w14:paraId="6EF0B7E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facilitate account creation and authentication and otherwise manage user accounts. We may process your information so you can create and log in to your account, as well as keep your account in working order.</w:t>
      </w:r>
    </w:p>
    <w:p w14:paraId="23CC038B" w14:textId="0F736A77" w:rsidR="009F3E5D" w:rsidRPr="001A0A66" w:rsidRDefault="009F3E5D" w:rsidP="009F3E5D">
      <w:pPr>
        <w:rPr>
          <w:rFonts w:ascii="Times New Roman" w:hAnsi="Times New Roman" w:cs="Times New Roman"/>
        </w:rPr>
      </w:pPr>
      <w:r w:rsidRPr="001A0A66">
        <w:rPr>
          <w:rFonts w:ascii="Times New Roman" w:hAnsi="Times New Roman" w:cs="Times New Roman"/>
        </w:rPr>
        <w:t>To deliver and facilitate delivery of services to the user. We may process your information to provide you with the requested service.</w:t>
      </w:r>
    </w:p>
    <w:p w14:paraId="64B0B14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respond to user inquiries/offer support to users. We may process your information to respond to your inquiries and solve any potential issues you might have with the requested service.</w:t>
      </w:r>
    </w:p>
    <w:p w14:paraId="698CE89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administrative information to you. We may process your information to send you details about our products and services, changes to our terms and policies, and other similar information.</w:t>
      </w:r>
    </w:p>
    <w:p w14:paraId="5DC320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fulfill and manage your orders. We may process your information to fulfill and manage your orders, payments, returns, and exchanges made through the Services.</w:t>
      </w:r>
    </w:p>
    <w:p w14:paraId="21CA4FF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enable user-to-user communications. We may process your information if you choose to use any of our offerings that allow for communication with another user.</w:t>
      </w:r>
    </w:p>
    <w:p w14:paraId="69698D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request feedback. We may process your information when necessary to request feedback and to contact you about your use of our Services.</w:t>
      </w:r>
    </w:p>
    <w:p w14:paraId="1153C2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you marketing and promotional communications. We may process the personal information you send to us for our marketing purposes, if this is in accordance with your marketing preferences. You can opt out of our marketing emails at any time. For more information, see “WHAT ARE YOUR PRIVACY RIGHTS?” below.</w:t>
      </w:r>
    </w:p>
    <w:p w14:paraId="556104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deliver targeted advertising to you. We may process your information to develop and display personalized content and advertising tailored to your interests, location, and more.</w:t>
      </w:r>
    </w:p>
    <w:p w14:paraId="05ECE0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protect our Services. We may process your information as part of our efforts to keep our Services safe and secure, including fraud monitoring and prevention.</w:t>
      </w:r>
    </w:p>
    <w:p w14:paraId="6B5CDD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To evaluate and improve our Services, products, marketing, and your experience. We may process your information when we believe it is necessary to identify usage trends, determine the effectiveness of our promotional campaigns, and to evaluate and improve our Services, products, marketing, and your experience.</w:t>
      </w:r>
    </w:p>
    <w:p w14:paraId="64B1B0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identify usage trends. We may process information about how you use our Services to better understand how they are being used so we can improve them.</w:t>
      </w:r>
    </w:p>
    <w:p w14:paraId="0FC3AF9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comply with our legal obligations. We may process your information to comply with our legal obligations, respond to legal requests, and exercise, establish, or defend our legal rights.</w:t>
      </w:r>
    </w:p>
    <w:p w14:paraId="6134F97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3. WHEN AND WITH WHOM DO WE SHARE YOUR PERSONAL INFORMATION?</w:t>
      </w:r>
    </w:p>
    <w:p w14:paraId="4854405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share information in specific situations described in this section and/or with the following categories of third parties.</w:t>
      </w:r>
    </w:p>
    <w:p w14:paraId="63356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Vendors, Consultants, and Other Third-Party Service Providers. We may share your data with third-party vendors, service providers, contractors, or agents (“third parties“) who perform services for us or on our behalf and require access to such information to do that work. We have contracts in place with our third parties, which are designed to help safeguard your personal information. This means that they cannot do anything with your personal information unless we have instructed them to do it. They will also not share your personal information with any organization apart from us. They also commit to protect the data they hold on our behalf and to retain it for the period we instruct. The categories of third parties we may share personal information with are as follows:</w:t>
      </w:r>
    </w:p>
    <w:p w14:paraId="59A36084" w14:textId="6BBA97BE" w:rsidR="00C33F14"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Ad Networks</w:t>
      </w:r>
    </w:p>
    <w:p w14:paraId="27CDA1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Payment Processors</w:t>
      </w:r>
    </w:p>
    <w:p w14:paraId="16AFD55E" w14:textId="59587E05"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r>
      <w:r w:rsidR="00C33F14" w:rsidRPr="001A0A66">
        <w:rPr>
          <w:rFonts w:ascii="Times New Roman" w:hAnsi="Times New Roman" w:cs="Times New Roman"/>
        </w:rPr>
        <w:t>Gentlemen’s Clubs</w:t>
      </w:r>
    </w:p>
    <w:p w14:paraId="729924B4" w14:textId="3B4F5096"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Affiliate Marketing Programs</w:t>
      </w:r>
    </w:p>
    <w:p w14:paraId="25917168" w14:textId="1543780C" w:rsidR="006248E8" w:rsidRPr="006248E8" w:rsidRDefault="006248E8" w:rsidP="006248E8">
      <w:pPr>
        <w:rPr>
          <w:rFonts w:ascii="Times New Roman" w:hAnsi="Times New Roman" w:cs="Times New Roman"/>
        </w:rPr>
      </w:pPr>
      <w:r w:rsidRPr="006248E8">
        <w:rPr>
          <w:rFonts w:ascii="Times New Roman" w:hAnsi="Times New Roman" w:cs="Times New Roman"/>
          <w:b/>
          <w:bCs/>
        </w:rPr>
        <w:t>Automated Content Review.</w:t>
      </w:r>
      <w:r w:rsidRPr="006248E8">
        <w:rPr>
          <w:rFonts w:ascii="Times New Roman" w:hAnsi="Times New Roman" w:cs="Times New Roman"/>
        </w:rPr>
        <w:t xml:space="preserve"> We provide uploaded images and sampled video frames to automated moderation providers, including OpenAI, to assess content compliance. We retain review results and related records as described in our retention policy. These checks do not establish a person’s identity or age.</w:t>
      </w:r>
    </w:p>
    <w:p w14:paraId="70FAAD72" w14:textId="63FC9B0B" w:rsidR="006248E8" w:rsidRPr="001A0A66" w:rsidRDefault="006248E8" w:rsidP="009F3E5D">
      <w:pPr>
        <w:rPr>
          <w:rFonts w:ascii="Times New Roman" w:hAnsi="Times New Roman" w:cs="Times New Roman"/>
        </w:rPr>
      </w:pPr>
      <w:r w:rsidRPr="006248E8">
        <w:rPr>
          <w:rFonts w:ascii="Times New Roman" w:hAnsi="Times New Roman" w:cs="Times New Roman"/>
          <w:b/>
          <w:bCs/>
        </w:rPr>
        <w:t>Club Pickup Requests.</w:t>
      </w:r>
      <w:r w:rsidRPr="006248E8">
        <w:rPr>
          <w:rFonts w:ascii="Times New Roman" w:hAnsi="Times New Roman" w:cs="Times New Roman"/>
        </w:rPr>
        <w:t xml:space="preserve"> When you submit a club pickup request, we send the selected club your submitted name, contact details, pickup location, party size, and request details so the club can respond. Submission does not confirm transportation.</w:t>
      </w:r>
    </w:p>
    <w:p w14:paraId="7821F8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also may need to share your personal information in the following situations:</w:t>
      </w:r>
    </w:p>
    <w:p w14:paraId="4A3477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Business Transfers. We may share or transfer your information in connection with, or during negotiations of, any merger, sale of company assets, financing, or acquisition of all or a portion of our business to another company.</w:t>
      </w:r>
    </w:p>
    <w:p w14:paraId="562D4EEF" w14:textId="3CD680FB" w:rsidR="009F3E5D" w:rsidRPr="001A0A66" w:rsidRDefault="009F3E5D" w:rsidP="009F3E5D">
      <w:pPr>
        <w:rPr>
          <w:rFonts w:ascii="Times New Roman" w:hAnsi="Times New Roman" w:cs="Times New Roman"/>
        </w:rPr>
      </w:pPr>
      <w:r w:rsidRPr="001A0A66">
        <w:rPr>
          <w:rFonts w:ascii="Times New Roman" w:hAnsi="Times New Roman" w:cs="Times New Roman"/>
        </w:rPr>
        <w:t>When we use Google Analytics. We may share your information with Google Analytics to track and analyze the use of the Services. The Google Analytics Advertising Features that we may use include: Google Analytics Demographics and Interests Reporting. To opt out of being tracked by Google Analytics across the Services, visit https://tools.google.com/dlpage/gaoptout. You can opt out of Google Analytics Advertising Features through Ads Settings and Ad Settings for mobile apps. Other opt out means include http://optout.networkadvertising.org/ and</w:t>
      </w:r>
      <w:r w:rsidR="00360EF4" w:rsidRPr="001A0A66">
        <w:rPr>
          <w:rFonts w:ascii="Times New Roman" w:hAnsi="Times New Roman" w:cs="Times New Roman"/>
        </w:rPr>
        <w:t xml:space="preserve"> </w:t>
      </w:r>
      <w:r w:rsidRPr="001A0A66">
        <w:rPr>
          <w:rFonts w:ascii="Times New Roman" w:hAnsi="Times New Roman" w:cs="Times New Roman"/>
        </w:rPr>
        <w:t>http://www.networkadvertising.org/mobile-choice. For more information on the privacy practices of Google, please visit the Google Privacy &amp; Terms page.</w:t>
      </w:r>
    </w:p>
    <w:p w14:paraId="03100D3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Business Partners. We may share your information with our business partners to offer you certain products, services, or promotions.</w:t>
      </w:r>
    </w:p>
    <w:p w14:paraId="0A954246" w14:textId="77777777" w:rsidR="00F74ECB" w:rsidRDefault="006248E8" w:rsidP="009F3E5D">
      <w:pPr>
        <w:rPr>
          <w:ins w:id="0" w:author="Matt S" w:date="2026-09-19T19:22:00Z" w16du:dateUtc="2026-09-20T02:22:00Z"/>
          <w:rFonts w:ascii="Times New Roman" w:hAnsi="Times New Roman" w:cs="Times New Roman"/>
        </w:rPr>
      </w:pPr>
      <w:r w:rsidRPr="006248E8">
        <w:rPr>
          <w:rFonts w:ascii="Times New Roman" w:hAnsi="Times New Roman" w:cs="Times New Roman"/>
          <w:b/>
          <w:bCs/>
        </w:rPr>
        <w:t>Public Profiles and Club Contact Features.</w:t>
      </w:r>
      <w:r w:rsidRPr="006248E8">
        <w:rPr>
          <w:rFonts w:ascii="Times New Roman" w:hAnsi="Times New Roman" w:cs="Times New Roman"/>
        </w:rPr>
        <w:t xml:space="preserve"> Dancer and club promotional profiles and designated media and schedule information are public. Guest profiles, follow lists, and going lists are not public. MyDancr does not provide private messaging between guests and dancers. Information submitted through a specific club-contact feature is disclosed as explained for that feature.</w:t>
      </w:r>
    </w:p>
    <w:p w14:paraId="2CC5AC16" w14:textId="7D7EF54B" w:rsidR="009F3E5D" w:rsidRPr="001A0A66" w:rsidRDefault="00154C5F" w:rsidP="009F3E5D">
      <w:pPr>
        <w:rPr>
          <w:rFonts w:ascii="Times New Roman" w:hAnsi="Times New Roman" w:cs="Times New Roman"/>
        </w:rPr>
      </w:pPr>
      <w:r w:rsidRPr="001A0A66">
        <w:rPr>
          <w:rFonts w:ascii="Times New Roman" w:hAnsi="Times New Roman" w:cs="Times New Roman"/>
        </w:rPr>
        <w:t>4</w:t>
      </w:r>
      <w:r w:rsidR="009F3E5D" w:rsidRPr="001A0A66">
        <w:rPr>
          <w:rFonts w:ascii="Times New Roman" w:hAnsi="Times New Roman" w:cs="Times New Roman"/>
        </w:rPr>
        <w:t>.</w:t>
      </w:r>
      <w:r w:rsidR="009F3E5D" w:rsidRPr="001A0A66">
        <w:rPr>
          <w:rFonts w:ascii="Times New Roman" w:hAnsi="Times New Roman" w:cs="Times New Roman"/>
        </w:rPr>
        <w:tab/>
        <w:t>DO WE USE COOKIES AND OTHER TRACKING TECHNOLOGIES?</w:t>
      </w:r>
    </w:p>
    <w:p w14:paraId="36678F5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use cookies and other tracking technologies to collect and store your information.</w:t>
      </w:r>
    </w:p>
    <w:p w14:paraId="2A8E615B"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COOKIES</w:t>
      </w:r>
    </w:p>
    <w:p w14:paraId="3339BC99"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The Site uses cookies to operate and administer our Site and the Services, make it easier for you to use the Services during future visits and gather usage data on our Site.</w:t>
      </w:r>
    </w:p>
    <w:p w14:paraId="4904F992"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What Are Cookies. A “cookie” is a piece of information sent to your browser by a website you visit. By choosing to use the Site after having been notified of our use of cookies in the ways described in this Privacy Policy, and, in applicable jurisdictions, through notice and unambiguous acknowledgement of your consent, you agree to such use.</w:t>
      </w:r>
    </w:p>
    <w:p w14:paraId="3EEA1544" w14:textId="21F96B19" w:rsidR="00154C5F" w:rsidRPr="001A0A66" w:rsidRDefault="00154C5F" w:rsidP="00154C5F">
      <w:pPr>
        <w:rPr>
          <w:rFonts w:ascii="Times New Roman" w:hAnsi="Times New Roman" w:cs="Times New Roman"/>
        </w:rPr>
      </w:pPr>
      <w:r w:rsidRPr="001A0A66">
        <w:rPr>
          <w:rFonts w:ascii="Times New Roman" w:hAnsi="Times New Roman" w:cs="Times New Roman"/>
        </w:rPr>
        <w:t>Some cookies expire after a certain amount of time, or upon logging out (session cookies), others remain on your computer or terminal device for a longer period (persistent cookies). Our Site uses first party cookies (cookies set directly by XXXXXXXXXX) as well as third party cookies, as described below. For more details on cookies please visit All About Cookies.</w:t>
      </w:r>
    </w:p>
    <w:p w14:paraId="353EB881"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Type of Cookies Used. The Site uses the following technologies:</w:t>
      </w:r>
    </w:p>
    <w:p w14:paraId="7AB91CAF" w14:textId="7CF91696" w:rsidR="00154C5F" w:rsidRPr="001A0A66" w:rsidRDefault="00360EF4" w:rsidP="009F3E5D">
      <w:pPr>
        <w:rPr>
          <w:rFonts w:ascii="Times New Roman" w:hAnsi="Times New Roman" w:cs="Times New Roman"/>
        </w:rPr>
      </w:pPr>
      <w:r w:rsidRPr="001A0A66">
        <w:rPr>
          <w:rFonts w:ascii="Times New Roman" w:hAnsi="Times New Roman" w:cs="Times New Roman"/>
          <w:noProof/>
        </w:rPr>
        <w:lastRenderedPageBreak/>
        <w:drawing>
          <wp:inline distT="0" distB="0" distL="0" distR="0" wp14:anchorId="7AE46D87" wp14:editId="138777C1">
            <wp:extent cx="5972810" cy="1246505"/>
            <wp:effectExtent l="0" t="0" r="8890" b="0"/>
            <wp:docPr id="8516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9036" name=""/>
                    <pic:cNvPicPr/>
                  </pic:nvPicPr>
                  <pic:blipFill>
                    <a:blip r:embed="rId5"/>
                    <a:stretch>
                      <a:fillRect/>
                    </a:stretch>
                  </pic:blipFill>
                  <pic:spPr>
                    <a:xfrm>
                      <a:off x="0" y="0"/>
                      <a:ext cx="5972810" cy="1246505"/>
                    </a:xfrm>
                    <a:prstGeom prst="rect">
                      <a:avLst/>
                    </a:prstGeom>
                  </pic:spPr>
                </pic:pic>
              </a:graphicData>
            </a:graphic>
          </wp:inline>
        </w:drawing>
      </w:r>
    </w:p>
    <w:p w14:paraId="10A7B31F" w14:textId="5A8F938A" w:rsidR="009F3E5D" w:rsidRPr="001A0A66" w:rsidRDefault="00154C5F" w:rsidP="009F3E5D">
      <w:pPr>
        <w:rPr>
          <w:rFonts w:ascii="Times New Roman" w:hAnsi="Times New Roman" w:cs="Times New Roman"/>
        </w:rPr>
      </w:pPr>
      <w:r w:rsidRPr="001A0A66">
        <w:rPr>
          <w:rFonts w:ascii="Times New Roman" w:hAnsi="Times New Roman" w:cs="Times New Roman"/>
        </w:rPr>
        <w:t>5</w:t>
      </w:r>
      <w:r w:rsidR="009F3E5D" w:rsidRPr="001A0A66">
        <w:rPr>
          <w:rFonts w:ascii="Times New Roman" w:hAnsi="Times New Roman" w:cs="Times New Roman"/>
        </w:rPr>
        <w:t>.</w:t>
      </w:r>
      <w:r w:rsidR="009F3E5D" w:rsidRPr="001A0A66">
        <w:rPr>
          <w:rFonts w:ascii="Times New Roman" w:hAnsi="Times New Roman" w:cs="Times New Roman"/>
        </w:rPr>
        <w:tab/>
        <w:t>HOW LONG DO WE KEEP YOUR INFORMATION?</w:t>
      </w:r>
    </w:p>
    <w:p w14:paraId="0C8F6A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keep your information for as long as necessary to fulfill the purposes outlined in this privacy notice unless otherwise required by law.</w:t>
      </w:r>
    </w:p>
    <w:p w14:paraId="74FC547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the period of time in which users have an account with us.</w:t>
      </w:r>
    </w:p>
    <w:p w14:paraId="0F40A5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3E127FF9" w14:textId="3A51F99C" w:rsidR="009F3E5D" w:rsidRPr="001A0A66" w:rsidRDefault="00154C5F" w:rsidP="009F3E5D">
      <w:pPr>
        <w:rPr>
          <w:rFonts w:ascii="Times New Roman" w:hAnsi="Times New Roman" w:cs="Times New Roman"/>
        </w:rPr>
      </w:pPr>
      <w:r w:rsidRPr="001A0A66">
        <w:rPr>
          <w:rFonts w:ascii="Times New Roman" w:hAnsi="Times New Roman" w:cs="Times New Roman"/>
        </w:rPr>
        <w:t>6</w:t>
      </w:r>
      <w:r w:rsidR="009F3E5D" w:rsidRPr="001A0A66">
        <w:rPr>
          <w:rFonts w:ascii="Times New Roman" w:hAnsi="Times New Roman" w:cs="Times New Roman"/>
        </w:rPr>
        <w:t>.</w:t>
      </w:r>
      <w:r w:rsidR="009F3E5D" w:rsidRPr="001A0A66">
        <w:rPr>
          <w:rFonts w:ascii="Times New Roman" w:hAnsi="Times New Roman" w:cs="Times New Roman"/>
        </w:rPr>
        <w:tab/>
        <w:t>HOW DO WE KEEP YOUR INFORMATION SAFE?</w:t>
      </w:r>
    </w:p>
    <w:p w14:paraId="66C436B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aim to protect your personal information through a system of organizational and technical security measures.</w:t>
      </w:r>
    </w:p>
    <w:p w14:paraId="1074F5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71EFD874" w14:textId="6C005E50" w:rsidR="009F3E5D" w:rsidRPr="001A0A66" w:rsidRDefault="00154C5F" w:rsidP="009F3E5D">
      <w:pPr>
        <w:rPr>
          <w:rFonts w:ascii="Times New Roman" w:hAnsi="Times New Roman" w:cs="Times New Roman"/>
        </w:rPr>
      </w:pPr>
      <w:r w:rsidRPr="001A0A66">
        <w:rPr>
          <w:rFonts w:ascii="Times New Roman" w:hAnsi="Times New Roman" w:cs="Times New Roman"/>
        </w:rPr>
        <w:t>7</w:t>
      </w:r>
      <w:r w:rsidR="009F3E5D" w:rsidRPr="001A0A66">
        <w:rPr>
          <w:rFonts w:ascii="Times New Roman" w:hAnsi="Times New Roman" w:cs="Times New Roman"/>
        </w:rPr>
        <w:t>.</w:t>
      </w:r>
      <w:r w:rsidR="009F3E5D" w:rsidRPr="001A0A66">
        <w:rPr>
          <w:rFonts w:ascii="Times New Roman" w:hAnsi="Times New Roman" w:cs="Times New Roman"/>
        </w:rPr>
        <w:tab/>
        <w:t>DO WE COLLECT INFORMATION FROM MINORS?</w:t>
      </w:r>
    </w:p>
    <w:p w14:paraId="194FD10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do not knowingly collect data from or market to minors.</w:t>
      </w:r>
    </w:p>
    <w:p w14:paraId="2613C3C1" w14:textId="0A69CB90" w:rsidR="009F3E5D" w:rsidRPr="001A0A66" w:rsidRDefault="00C33F14" w:rsidP="009F3E5D">
      <w:pPr>
        <w:rPr>
          <w:rFonts w:ascii="Times New Roman" w:hAnsi="Times New Roman" w:cs="Times New Roman"/>
        </w:rPr>
      </w:pPr>
      <w:r w:rsidRPr="001A0A66">
        <w:rPr>
          <w:rFonts w:ascii="Times New Roman" w:hAnsi="Times New Roman" w:cs="Times New Roman"/>
        </w:rPr>
        <w:t>Mydancr LLC</w:t>
      </w:r>
      <w:r w:rsidR="009F3E5D" w:rsidRPr="001A0A66">
        <w:rPr>
          <w:rFonts w:ascii="Times New Roman" w:hAnsi="Times New Roman" w:cs="Times New Roman"/>
        </w:rPr>
        <w:t xml:space="preserve"> does not knowingly collect or maintain any personally identifiable information on the Service from persons under 18 years of age, and no part of our Service or web sites are directed to persons under 18. If you are under 18 years of age, then you are not authorized to use </w:t>
      </w:r>
      <w:r w:rsidR="009F3E5D" w:rsidRPr="001A0A66">
        <w:rPr>
          <w:rFonts w:ascii="Times New Roman" w:hAnsi="Times New Roman" w:cs="Times New Roman"/>
        </w:rPr>
        <w:lastRenderedPageBreak/>
        <w:t xml:space="preserve">or access </w:t>
      </w:r>
      <w:r w:rsidRPr="001A0A66">
        <w:rPr>
          <w:rFonts w:ascii="Times New Roman" w:hAnsi="Times New Roman" w:cs="Times New Roman"/>
        </w:rPr>
        <w:t>Mydancr LLC’d</w:t>
      </w:r>
      <w:r w:rsidR="009F3E5D" w:rsidRPr="001A0A66">
        <w:rPr>
          <w:rFonts w:ascii="Times New Roman" w:hAnsi="Times New Roman" w:cs="Times New Roman"/>
        </w:rPr>
        <w:t xml:space="preserve"> web sites at any time nor in any manner. If </w:t>
      </w:r>
      <w:r w:rsidRPr="001A0A66">
        <w:rPr>
          <w:rFonts w:ascii="Times New Roman" w:hAnsi="Times New Roman" w:cs="Times New Roman"/>
        </w:rPr>
        <w:t>Mydancr LL</w:t>
      </w:r>
      <w:r w:rsidR="009F3E5D" w:rsidRPr="001A0A66">
        <w:rPr>
          <w:rFonts w:ascii="Times New Roman" w:hAnsi="Times New Roman" w:cs="Times New Roman"/>
        </w:rPr>
        <w:t xml:space="preserve"> learns that personally identifiable information of persons under 18 years of age has been published on the Service, then </w:t>
      </w:r>
      <w:r w:rsidRPr="001A0A66">
        <w:rPr>
          <w:rFonts w:ascii="Times New Roman" w:hAnsi="Times New Roman" w:cs="Times New Roman"/>
        </w:rPr>
        <w:t>Mydancr LLC</w:t>
      </w:r>
      <w:r w:rsidR="009F3E5D" w:rsidRPr="001A0A66">
        <w:rPr>
          <w:rFonts w:ascii="Times New Roman" w:hAnsi="Times New Roman" w:cs="Times New Roman"/>
        </w:rPr>
        <w:t xml:space="preserve"> will take the immediate, appropriate steps to remove this information, and may take the additional step of reporting to legal authorities.</w:t>
      </w:r>
    </w:p>
    <w:p w14:paraId="5F498965" w14:textId="5C3ABB85" w:rsidR="009F3E5D" w:rsidRPr="001A0A66" w:rsidRDefault="00154C5F" w:rsidP="009F3E5D">
      <w:pPr>
        <w:rPr>
          <w:rFonts w:ascii="Times New Roman" w:hAnsi="Times New Roman" w:cs="Times New Roman"/>
        </w:rPr>
      </w:pPr>
      <w:r w:rsidRPr="001A0A66">
        <w:rPr>
          <w:rFonts w:ascii="Times New Roman" w:hAnsi="Times New Roman" w:cs="Times New Roman"/>
        </w:rPr>
        <w:t>8</w:t>
      </w:r>
      <w:r w:rsidR="009F3E5D" w:rsidRPr="001A0A66">
        <w:rPr>
          <w:rFonts w:ascii="Times New Roman" w:hAnsi="Times New Roman" w:cs="Times New Roman"/>
        </w:rPr>
        <w:t>.</w:t>
      </w:r>
      <w:r w:rsidR="009F3E5D" w:rsidRPr="001A0A66">
        <w:rPr>
          <w:rFonts w:ascii="Times New Roman" w:hAnsi="Times New Roman" w:cs="Times New Roman"/>
        </w:rPr>
        <w:tab/>
        <w:t>WHAT ARE YOUR PRIVACY RIGHTS?</w:t>
      </w:r>
    </w:p>
    <w:p w14:paraId="2328D01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You may review, change, or terminate your account at any time.</w:t>
      </w:r>
    </w:p>
    <w:p w14:paraId="6FC2F6F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Withdrawing your consent: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“HOW CAN YOU CONTACT US ABOUT THIS NOTICE?” below.</w:t>
      </w:r>
    </w:p>
    <w:p w14:paraId="258A27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However, please note that this will not affect the lawfulness of the processing before its withdrawal nor, when applicable law allows, will it affect the processing of your personal information conducted in reliance on lawful processing grounds other than consent.</w:t>
      </w:r>
    </w:p>
    <w:p w14:paraId="40180A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Opting out of marketing and promotional communications: You can unsubscribe from our marketing and promotional communications at any time by clicking on the unsubscribe link in the emails that we send, replying “STOP” or “UNSUBSCRIBE” to the SMS messages that we send, or by contacting us using the details provided in the section “HOW CAN YOU CONTACT US ABOUT THIS NOTICE?”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14:paraId="755E1C2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Account Information</w:t>
      </w:r>
    </w:p>
    <w:p w14:paraId="366C1DA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would at any time like to review or change the information in your account or terminate your account, you can:</w:t>
      </w:r>
    </w:p>
    <w:p w14:paraId="6CBA5C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in to your account settings and update your user account.</w:t>
      </w:r>
    </w:p>
    <w:p w14:paraId="4485C7E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14:paraId="5B520C8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Cookies and similar technologies: Most Web browsers are set to accept cookies by default. If you prefer, you can usually choose to set your browser to remove cookies and to reject cookies. If you choose to remove cookies or reject cookies, this could affect certain features or services of our Services.</w:t>
      </w:r>
    </w:p>
    <w:p w14:paraId="75B798AA" w14:textId="7E1BEBA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 xml:space="preserve">If you have questions or comments about your privacy rights, you may email us at </w:t>
      </w:r>
      <w:hyperlink r:id="rId6"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1F68BB1B" w14:textId="1E337294" w:rsidR="009F3E5D" w:rsidRPr="001A0A66" w:rsidRDefault="00154C5F" w:rsidP="009F3E5D">
      <w:pPr>
        <w:rPr>
          <w:rFonts w:ascii="Times New Roman" w:hAnsi="Times New Roman" w:cs="Times New Roman"/>
        </w:rPr>
      </w:pPr>
      <w:r w:rsidRPr="001A0A66">
        <w:rPr>
          <w:rFonts w:ascii="Times New Roman" w:hAnsi="Times New Roman" w:cs="Times New Roman"/>
        </w:rPr>
        <w:t>9</w:t>
      </w:r>
      <w:r w:rsidR="009F3E5D" w:rsidRPr="001A0A66">
        <w:rPr>
          <w:rFonts w:ascii="Times New Roman" w:hAnsi="Times New Roman" w:cs="Times New Roman"/>
        </w:rPr>
        <w:t>.</w:t>
      </w:r>
      <w:r w:rsidR="009F3E5D" w:rsidRPr="001A0A66">
        <w:rPr>
          <w:rFonts w:ascii="Times New Roman" w:hAnsi="Times New Roman" w:cs="Times New Roman"/>
        </w:rPr>
        <w:tab/>
        <w:t>CONTROLS FOR DO-NOT-TRACK FEATURES</w:t>
      </w:r>
    </w:p>
    <w:p w14:paraId="0FDEAC5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6C863B8D" w14:textId="36BF4F83"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0</w:t>
      </w:r>
      <w:r w:rsidRPr="001A0A66">
        <w:rPr>
          <w:rFonts w:ascii="Times New Roman" w:hAnsi="Times New Roman" w:cs="Times New Roman"/>
        </w:rPr>
        <w:t>.</w:t>
      </w:r>
      <w:r w:rsidRPr="001A0A66">
        <w:rPr>
          <w:rFonts w:ascii="Times New Roman" w:hAnsi="Times New Roman" w:cs="Times New Roman"/>
        </w:rPr>
        <w:tab/>
        <w:t>DO UNITED STATES RESIDENTS HAVE SPECIFIC PRIVACY RIGHTS?</w:t>
      </w:r>
    </w:p>
    <w:p w14:paraId="74A7880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If you are a resident of California, Colorado, Utah, Connecticut or Virginia, you are granted specific rights regarding access to your personal information.</w:t>
      </w:r>
    </w:p>
    <w:p w14:paraId="4F2E0E5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also collect other personal information outside of these categories through instances where you interact with us in person, online, or by phone or mail in the context of:</w:t>
      </w:r>
    </w:p>
    <w:p w14:paraId="34E8A91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Receiving help through our customer support channels;</w:t>
      </w:r>
    </w:p>
    <w:p w14:paraId="5CACE6B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Participation in customer surveys or contests; and</w:t>
      </w:r>
    </w:p>
    <w:p w14:paraId="701C26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Facilitation in the delivery of our Services and to respond to your inquiries.</w:t>
      </w:r>
    </w:p>
    <w:p w14:paraId="0301517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we use and share your personal information?</w:t>
      </w:r>
    </w:p>
    <w:p w14:paraId="649EF73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Learn about how we use your personal information in the section, “HOW DO WE PROCESS YOUR INFORMATION?“</w:t>
      </w:r>
    </w:p>
    <w:p w14:paraId="417E6F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collect and share your personal information through:</w:t>
      </w:r>
    </w:p>
    <w:p w14:paraId="2A9575C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Targeting cookies/Marketing cookies</w:t>
      </w:r>
    </w:p>
    <w:p w14:paraId="42D52C7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Will your information be shared with anyone else?</w:t>
      </w:r>
    </w:p>
    <w:p w14:paraId="07188A4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disclose your personal information with our service providers pursuant to a written contract between us and each service provider. Learn more about how we disclose personal information to in the section, “WHEN AND WITH WHOM DO WE SHARE YOUR PERSONAL INFORMATION?“</w:t>
      </w:r>
    </w:p>
    <w:p w14:paraId="537DC1F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use your personal information for our own business purposes, such as for undertaking internal research for technological development and demonstration. This is not considered to be “selling” of your personal information.</w:t>
      </w:r>
    </w:p>
    <w:p w14:paraId="1A86604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We have not sold or shared any personal information to third parties for a business or commercial purpose in the preceding twelve (12) months. We have disclosed the following categories of personal information to third parties for a business or commercial purpose in the preceding twelve (12) months:</w:t>
      </w:r>
    </w:p>
    <w:p w14:paraId="3028EEF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we disclosed personal information for a business or commercial purpose can be found under “WHEN AND WITH WHOM DO WE SHARE YOUR PERSONAL INFORMATION?“</w:t>
      </w:r>
    </w:p>
    <w:p w14:paraId="2D6566A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California Residents</w:t>
      </w:r>
    </w:p>
    <w:p w14:paraId="261F1EF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California Civil Code Section 1798.83, also known as the “Shine The Light” law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using the contact information provided below.</w:t>
      </w:r>
    </w:p>
    <w:p w14:paraId="12F3692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under 18 years of age, reside in California, and have a registered account with the Services, you have the right to request removal of unwanted data that you publicly post on the Services. To request removal of such data, please contact us using the contact information provided below and include the email address associated with your account and a statement that you reside in California. We will make sure the data is not publicly displayed on the Services, but please be aware that the data may not be completely or comprehensively removed from all our systems (e.g., backups, etc.).</w:t>
      </w:r>
    </w:p>
    <w:p w14:paraId="1F1505C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CCPA Privacy Notice</w:t>
      </w:r>
    </w:p>
    <w:p w14:paraId="048CA2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California residents. Under the California Consumer Privacy Act (CCPA), you have the rights listed below.</w:t>
      </w:r>
    </w:p>
    <w:p w14:paraId="2241F8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California Code of Regulations defines a “residents” as:</w:t>
      </w:r>
    </w:p>
    <w:p w14:paraId="57EF488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every individual who is in the State of California for other than a temporary or transitory purpose and</w:t>
      </w:r>
    </w:p>
    <w:p w14:paraId="11BDC71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every individual who is domiciled in the State of California who is outside the State of California for a temporary or transitory purpose</w:t>
      </w:r>
    </w:p>
    <w:p w14:paraId="388BC7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other individuals are defined as “non-residents.”</w:t>
      </w:r>
    </w:p>
    <w:p w14:paraId="6560F8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“resident” applies to you, we must adhere to certain rights and obligations regarding your personal information.</w:t>
      </w:r>
    </w:p>
    <w:p w14:paraId="541E7D4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Your rights with respect to your personal data</w:t>
      </w:r>
    </w:p>
    <w:p w14:paraId="30B8712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Right to request deletion of the data — Request to delete</w:t>
      </w:r>
    </w:p>
    <w:p w14:paraId="2ED971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ask for the deletion of your personal information. If you ask us to delete your personal information, we will respect your request and delete your personal information, subject to certain exceptions provided by law, such as (but not limited to) the exercise by another consumer of his or her right to free speech, our compliance requirements resulting from a legal obligation, or any processing that may be required to protect against illegal activities.</w:t>
      </w:r>
    </w:p>
    <w:p w14:paraId="66DCA78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 Request to know</w:t>
      </w:r>
    </w:p>
    <w:p w14:paraId="3A130E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Depending on the circumstances, you have a right to know:</w:t>
      </w:r>
    </w:p>
    <w:p w14:paraId="082CA46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collect and use your personal information;</w:t>
      </w:r>
    </w:p>
    <w:p w14:paraId="33AAA3A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collect;</w:t>
      </w:r>
    </w:p>
    <w:p w14:paraId="34563BE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purposes for which the collected personal information is used;</w:t>
      </w:r>
    </w:p>
    <w:p w14:paraId="6B43EF4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sell or share personal information to third parties;</w:t>
      </w:r>
    </w:p>
    <w:p w14:paraId="283EFD5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sold, shared, or disclosed for a business purpose;</w:t>
      </w:r>
    </w:p>
    <w:p w14:paraId="1388B8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the personal information was sold, shared, or disclosed for a business purpose;</w:t>
      </w:r>
    </w:p>
    <w:p w14:paraId="7F175F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business or commercial purpose for collecting, selling, or sharing personal information; and</w:t>
      </w:r>
    </w:p>
    <w:p w14:paraId="3EB867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specific pieces of personal information we collected about you.</w:t>
      </w:r>
    </w:p>
    <w:p w14:paraId="435B1EE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accordance with applicable law, we are not obligated to provide or delete consumer information that is de-identified in response to a consumer request or to re-identify individual data to verify a consumer request.</w:t>
      </w:r>
    </w:p>
    <w:p w14:paraId="19BDAA4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Non-Discrimination for the Exercise of a Consumer’s Privacy Rights</w:t>
      </w:r>
    </w:p>
    <w:p w14:paraId="1C39891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not discriminate against you if you exercise your privacy rights.</w:t>
      </w:r>
    </w:p>
    <w:p w14:paraId="664DB68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Limit Use and Disclosure of Sensitive Personal Information</w:t>
      </w:r>
    </w:p>
    <w:p w14:paraId="4E617F6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the business collects any of the following:</w:t>
      </w:r>
    </w:p>
    <w:p w14:paraId="0D61DB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information, drivers’ licenses, state ID cards, passport numbers</w:t>
      </w:r>
    </w:p>
    <w:p w14:paraId="7E3B11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account login information</w:t>
      </w:r>
    </w:p>
    <w:p w14:paraId="3B0B2DE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credit card numbers, financial account information, or credentials allowing access to such accounts</w:t>
      </w:r>
    </w:p>
    <w:p w14:paraId="36EC66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precise geolocation</w:t>
      </w:r>
    </w:p>
    <w:p w14:paraId="2636AAC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racial or ethnic origin, religious or philosophical beliefs, union membership</w:t>
      </w:r>
    </w:p>
    <w:p w14:paraId="1A41A1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t>
      </w:r>
      <w:r w:rsidRPr="001A0A66">
        <w:rPr>
          <w:rFonts w:ascii="Times New Roman" w:hAnsi="Times New Roman" w:cs="Times New Roman"/>
        </w:rPr>
        <w:tab/>
        <w:t>the contents of email and text, unless the business is the intended recipient of the communication</w:t>
      </w:r>
    </w:p>
    <w:p w14:paraId="62E0811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genetic data, biometric data, and health data</w:t>
      </w:r>
    </w:p>
    <w:p w14:paraId="59C4E60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concerning sexual orientation and sex life</w:t>
      </w:r>
    </w:p>
    <w:p w14:paraId="71BAA8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you have the right to direct that business to limit its use of your sensitive personal information to that use which is necessary to perform the Services.</w:t>
      </w:r>
    </w:p>
    <w:p w14:paraId="20E7311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Once a business receives your request, they are no longer allowed to use or disclose your sensitive personal information for any other purpose unless you provide consent for the use or disclosure of sensitive personal information for additional purposes.</w:t>
      </w:r>
    </w:p>
    <w:p w14:paraId="605363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Please note that sensitive personal information that is collected or processed without the purpose of inferring characteristics about a consumer is not covered by this right, as well as the publicly available information.</w:t>
      </w:r>
    </w:p>
    <w:p w14:paraId="7A2F23C4" w14:textId="54BEE1A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exercise your right to limit use and disclosure of sensitive personal information, please email </w:t>
      </w:r>
      <w:r w:rsidR="00C33F14" w:rsidRPr="001A0A66">
        <w:rPr>
          <w:rFonts w:ascii="Times New Roman" w:hAnsi="Times New Roman" w:cs="Times New Roman"/>
        </w:rPr>
        <w:t>support@mydancr.com</w:t>
      </w:r>
      <w:r w:rsidRPr="001A0A66">
        <w:rPr>
          <w:rFonts w:ascii="Times New Roman" w:hAnsi="Times New Roman" w:cs="Times New Roman"/>
        </w:rPr>
        <w:t xml:space="preserve"> </w:t>
      </w:r>
      <w:r w:rsidR="00C33F14" w:rsidRPr="001A0A66">
        <w:rPr>
          <w:rFonts w:ascii="Times New Roman" w:hAnsi="Times New Roman" w:cs="Times New Roman"/>
        </w:rPr>
        <w:t>and</w:t>
      </w:r>
      <w:r w:rsidRPr="001A0A66">
        <w:rPr>
          <w:rFonts w:ascii="Times New Roman" w:hAnsi="Times New Roman" w:cs="Times New Roman"/>
        </w:rPr>
        <w:t xml:space="preserve"> submit a data subject access request.</w:t>
      </w:r>
    </w:p>
    <w:p w14:paraId="136C60D4" w14:textId="739A2D9C" w:rsidR="00C33F14" w:rsidRPr="001A0A66" w:rsidRDefault="00C33F14" w:rsidP="009F3E5D">
      <w:pPr>
        <w:rPr>
          <w:rFonts w:ascii="Times New Roman" w:hAnsi="Times New Roman" w:cs="Times New Roman"/>
        </w:rPr>
      </w:pPr>
      <w:r w:rsidRPr="001A0A66">
        <w:rPr>
          <w:rFonts w:ascii="Times New Roman" w:hAnsi="Times New Roman" w:cs="Times New Roman"/>
        </w:rPr>
        <w:t xml:space="preserve">Click here for our </w:t>
      </w:r>
      <w:r w:rsidRPr="001A0A66">
        <w:rPr>
          <w:rFonts w:ascii="Times New Roman" w:hAnsi="Times New Roman" w:cs="Times New Roman"/>
          <w:highlight w:val="yellow"/>
        </w:rPr>
        <w:t>[California Privacy Addendum]</w:t>
      </w:r>
    </w:p>
    <w:p w14:paraId="7D7C0E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Verification process</w:t>
      </w:r>
    </w:p>
    <w:p w14:paraId="1B3274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need to verify your identity to determine you are the same person about whom we have the information in our system. These verification efforts require us to ask you to provide information so that we can match it with information you have previously provided us. For instance, depending on the type of request you submit, we may ask you to provide certain information so that we can match the information you provide with the information we already have on file, or we may contact you through a communication method (e.g., phone or email) that you have previously provided to us. We may also use other verification methods as the circumstances dictate.</w:t>
      </w:r>
    </w:p>
    <w:p w14:paraId="799978B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only use personal information provided in your request to verify your identity or authority to make the request. To the extent possible, we will avoid requesting additional information from you for the purposes of verification. However, if we cannot verify your identity from the information already maintained by us, we may request that you provide additional information for the purposes of verifying your identity and for security or fraud-prevention purposes. We will delete such additionally provided information as soon as we finish verifying you.</w:t>
      </w:r>
    </w:p>
    <w:p w14:paraId="0FB91EB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Other privacy rights</w:t>
      </w:r>
    </w:p>
    <w:p w14:paraId="4BDAF2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may object to the processing of your personal information.</w:t>
      </w:r>
    </w:p>
    <w:p w14:paraId="2996B5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You may request correction of your personal data if it is incorrect or no longer relevant, or ask to restrict the processing of the information.</w:t>
      </w:r>
    </w:p>
    <w:p w14:paraId="15AD952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designate an authorized agent to make a request under the CCPA on your behalf. We may deny a request from an authorized agent that does not submit proof that they have been validly authorized to act on your behalf in accordance with the CCPA.</w:t>
      </w:r>
    </w:p>
    <w:p w14:paraId="18E62E4B" w14:textId="4524F6CA" w:rsidR="009F3E5D" w:rsidRPr="001A0A66" w:rsidRDefault="009F3E5D" w:rsidP="009F3E5D">
      <w:pPr>
        <w:rPr>
          <w:rFonts w:ascii="Times New Roman" w:hAnsi="Times New Roman" w:cs="Times New Roman"/>
        </w:rPr>
      </w:pPr>
      <w:r w:rsidRPr="001A0A66">
        <w:rPr>
          <w:rFonts w:ascii="Times New Roman" w:hAnsi="Times New Roman" w:cs="Times New Roman"/>
        </w:rPr>
        <w:t>You may request to opt out from future selling or sharing of your personal information to third parties. Upon receiving an opt-out request, we will act upon the request as soon as feasibly possible, but no later than fifteen (15) days from the date</w:t>
      </w:r>
      <w:r w:rsidR="00C33F14" w:rsidRPr="001A0A66">
        <w:rPr>
          <w:rFonts w:ascii="Times New Roman" w:hAnsi="Times New Roman" w:cs="Times New Roman"/>
        </w:rPr>
        <w:t xml:space="preserve"> </w:t>
      </w:r>
      <w:r w:rsidRPr="001A0A66">
        <w:rPr>
          <w:rFonts w:ascii="Times New Roman" w:hAnsi="Times New Roman" w:cs="Times New Roman"/>
        </w:rPr>
        <w:t>of the request submission.</w:t>
      </w:r>
    </w:p>
    <w:p w14:paraId="518AA8BF" w14:textId="58602A9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exercise these rights, you can contact us by submitting a data subject access request, by email at </w:t>
      </w:r>
      <w:hyperlink r:id="rId7"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or by referring to the contact details at the bottom of this document. If you have a complaint about how we handle your data, we would like to hear from you.</w:t>
      </w:r>
    </w:p>
    <w:p w14:paraId="4F78756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Colorado Residents</w:t>
      </w:r>
    </w:p>
    <w:p w14:paraId="5B3C342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Colorado residents. Under the Colorado Privacy Act (CPA), you have the rights listed below. However, these rights are not absolute, and in certain cases, we may decline your request as permitted by law.</w:t>
      </w:r>
    </w:p>
    <w:p w14:paraId="2FAA7AB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A3191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1AAF38C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4F20E4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3BEA2E8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206F35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7FB125D7" w14:textId="0F6D2803"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8"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4A05AAE2" w14:textId="3CCC454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If we decline to take action regarding your request and you wish to appeal our decision, please email us at </w:t>
      </w:r>
      <w:hyperlink r:id="rId9"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forty-five (45) days of receipt of an appeal, we will inform you in writing of any action taken or not taken in response to the appeal, including a written explanation of the reasons for the decisions.</w:t>
      </w:r>
    </w:p>
    <w:p w14:paraId="56796AA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Connecticut Residents</w:t>
      </w:r>
    </w:p>
    <w:p w14:paraId="0AFD7E9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Connecticut residents. Under the Connecticut Data Privacy Act (CTDPA), you have the rights listed below. However, these rights are not absolute, and in certain cases, we may decline your request as permitted by law.</w:t>
      </w:r>
    </w:p>
    <w:p w14:paraId="39EED66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Right to be informed whether or not we are processing your personal data</w:t>
      </w:r>
    </w:p>
    <w:p w14:paraId="1AA3FBF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200534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02AF84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226FA14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F8AC0D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7915C53C" w14:textId="0653CFEF"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0"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533C7EAA" w14:textId="27CCFC4B"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and you wish to appeal our decision, please email us at</w:t>
      </w:r>
      <w:r w:rsidR="00C33F14" w:rsidRPr="001A0A66">
        <w:rPr>
          <w:rFonts w:ascii="Times New Roman" w:hAnsi="Times New Roman" w:cs="Times New Roman"/>
        </w:rPr>
        <w:t xml:space="preserve"> </w:t>
      </w:r>
      <w:hyperlink r:id="rId11"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Within sixty (60) days of receipt of an appeal, we will inform you in writing of any action taken or not taken in response to the appeal, including a written explanation of the reasons for the decisions.</w:t>
      </w:r>
    </w:p>
    <w:p w14:paraId="52D420F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Utah Residents</w:t>
      </w:r>
    </w:p>
    <w:p w14:paraId="2F0087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Utah residents. Under the Utah Consumer Privacy Act (UCPA), you have the rights listed below. However, these rights are not absolute, and in certain cases, we may decline your request as permitted by law.</w:t>
      </w:r>
    </w:p>
    <w:p w14:paraId="425E244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0A2F77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76FC35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44A7A0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6DC4675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or the sale of personal data</w:t>
      </w:r>
    </w:p>
    <w:p w14:paraId="22BCB06C" w14:textId="4C44B7D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2"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3BC8EDF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Virginia Residents</w:t>
      </w:r>
    </w:p>
    <w:p w14:paraId="265EB2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Under the Virginia Consumer Data Protection Act (VCDPA):</w:t>
      </w:r>
    </w:p>
    <w:p w14:paraId="19FAEBF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“Consumer” means a natural person who is a resident of the Commonwealth acting only in an individual or household context. It does not include a natural person acting in a commercial or employment context.</w:t>
      </w:r>
    </w:p>
    <w:p w14:paraId="4A3B92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“Personal data” means any information that is linked or reasonably linkable to an identified or identifiable natural person. “Personal data” does not include de-identified data or publicly available information.</w:t>
      </w:r>
    </w:p>
    <w:p w14:paraId="6A81C99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“Sale of personal data” means the exchange of personal data for monetary consideration.</w:t>
      </w:r>
    </w:p>
    <w:p w14:paraId="101FD1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“consumer” applies to you, we must adhere to certain rights and obligations regarding your personal data.</w:t>
      </w:r>
    </w:p>
    <w:p w14:paraId="2FB2B43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Your rights with respect to your personal data</w:t>
      </w:r>
    </w:p>
    <w:p w14:paraId="75B9805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687D974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352204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 Right to request deletion of your personal data</w:t>
      </w:r>
    </w:p>
    <w:p w14:paraId="7519E7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7DD6730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2707D86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Exercise your rights provided under the Virginia VCDPA</w:t>
      </w:r>
    </w:p>
    <w:p w14:paraId="7305501D" w14:textId="5716DD5E"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You may contact us by email at </w:t>
      </w:r>
      <w:hyperlink r:id="rId13"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2DDF55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using an authorized agent to exercise your rights, we may deny a request if the authorized agent does not submit proof that they have been validly authorized to act on your behalf.</w:t>
      </w:r>
    </w:p>
    <w:p w14:paraId="6BF06CC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Verification process</w:t>
      </w:r>
    </w:p>
    <w:p w14:paraId="018A7F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request that you provide additional information reasonably necessary to verify you and your consumer’s request. If you submit the request through an authorized agent, we may need to collect additional information to verify your identity before processing your request.</w:t>
      </w:r>
    </w:p>
    <w:p w14:paraId="39524C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respond without undue delay, but in all cases, within forty-five (45) days of receipt. The response period may be extended once by forty-five (45) additional days when reasonably necessary. We will inform you of any such extension within the initial 45-day response period, together with the reason for the extension.</w:t>
      </w:r>
    </w:p>
    <w:p w14:paraId="254F722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appeal</w:t>
      </w:r>
    </w:p>
    <w:p w14:paraId="73D9FDB4" w14:textId="4533AFCF"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we will inform you of our decision and reasoning behind it. If you wish to appeal our decision, please email us at</w:t>
      </w:r>
      <w:r w:rsidR="00C33F14" w:rsidRPr="001A0A66">
        <w:rPr>
          <w:rFonts w:ascii="Times New Roman" w:hAnsi="Times New Roman" w:cs="Times New Roman"/>
        </w:rPr>
        <w:t xml:space="preserve"> </w:t>
      </w:r>
      <w:hyperlink r:id="rId1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sixty (60) days of receipt of an appeal, we will inform you in writing of any action taken </w:t>
      </w:r>
      <w:r w:rsidRPr="001A0A66">
        <w:rPr>
          <w:rFonts w:ascii="Times New Roman" w:hAnsi="Times New Roman" w:cs="Times New Roman"/>
        </w:rPr>
        <w:lastRenderedPageBreak/>
        <w:t>or not taken in response to the appeal, including a written explanation of the reasons for the decisions. If your appeal is denied, you may contact the Attorney General to submit a complaint.</w:t>
      </w:r>
    </w:p>
    <w:p w14:paraId="0CE6D88E" w14:textId="645A33D2"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1</w:t>
      </w:r>
      <w:r w:rsidRPr="001A0A66">
        <w:rPr>
          <w:rFonts w:ascii="Times New Roman" w:hAnsi="Times New Roman" w:cs="Times New Roman"/>
        </w:rPr>
        <w:t>.</w:t>
      </w:r>
      <w:r w:rsidRPr="001A0A66">
        <w:rPr>
          <w:rFonts w:ascii="Times New Roman" w:hAnsi="Times New Roman" w:cs="Times New Roman"/>
        </w:rPr>
        <w:tab/>
        <w:t>DO WE MAKE UPDATES TO THIS NOTICE?</w:t>
      </w:r>
    </w:p>
    <w:p w14:paraId="0F0E84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Yes, we will update this notice as necessary to stay compliant with relevant laws.</w:t>
      </w:r>
    </w:p>
    <w:p w14:paraId="3AF620B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update this privacy notice from time to time. The updated version will be indicated by an updated “Revised” date and the updated version will be effective as soon as it is accessible.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14:paraId="0F52D74B" w14:textId="7382FA52"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2</w:t>
      </w:r>
      <w:r w:rsidRPr="001A0A66">
        <w:rPr>
          <w:rFonts w:ascii="Times New Roman" w:hAnsi="Times New Roman" w:cs="Times New Roman"/>
        </w:rPr>
        <w:t>.</w:t>
      </w:r>
      <w:r w:rsidRPr="001A0A66">
        <w:rPr>
          <w:rFonts w:ascii="Times New Roman" w:hAnsi="Times New Roman" w:cs="Times New Roman"/>
        </w:rPr>
        <w:tab/>
        <w:t>HOW CAN YOU CONTACT US ABOUT THIS NOTICE?</w:t>
      </w:r>
    </w:p>
    <w:p w14:paraId="19ED2DA2" w14:textId="7401B009" w:rsidR="009F3E5D" w:rsidRPr="001A0A66" w:rsidRDefault="009F3E5D" w:rsidP="00C33F14">
      <w:pPr>
        <w:rPr>
          <w:rFonts w:ascii="Times New Roman" w:hAnsi="Times New Roman" w:cs="Times New Roman"/>
        </w:rPr>
      </w:pPr>
      <w:r w:rsidRPr="001A0A66">
        <w:rPr>
          <w:rFonts w:ascii="Times New Roman" w:hAnsi="Times New Roman" w:cs="Times New Roman"/>
        </w:rPr>
        <w:t xml:space="preserve">If you have questions or comments about this notice, you may email us at </w:t>
      </w:r>
      <w:hyperlink r:id="rId15" w:history="1">
        <w:r w:rsidR="00C33F14" w:rsidRPr="001A0A66">
          <w:rPr>
            <w:rStyle w:val="Hyperlink"/>
            <w:rFonts w:ascii="Times New Roman" w:hAnsi="Times New Roman" w:cs="Times New Roman"/>
          </w:rPr>
          <w:t>support@mydancr.com</w:t>
        </w:r>
      </w:hyperlink>
    </w:p>
    <w:p w14:paraId="01FD53E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13. HOW CAN YOU REVIEW, UPDATE, OR DELETE THE DATA WE COLLECT FROM YOU?</w:t>
      </w:r>
    </w:p>
    <w:p w14:paraId="6E896743" w14:textId="5682850E" w:rsidR="009F3E5D" w:rsidRPr="001A0A66" w:rsidRDefault="009F3E5D" w:rsidP="009F3E5D">
      <w:pPr>
        <w:rPr>
          <w:rFonts w:ascii="Times New Roman" w:hAnsi="Times New Roman" w:cs="Times New Roman"/>
        </w:rPr>
      </w:pPr>
      <w:r w:rsidRPr="001A0A66">
        <w:rPr>
          <w:rFonts w:ascii="Times New Roman" w:hAnsi="Times New Roman" w:cs="Times New Roman"/>
        </w:rPr>
        <w:t>Based on the applicable laws of your country, you may have the right to request access to the personal information we collect from you, change that information, or delete it. To request to review, update, or delete your personal information, please fill out and submit a data subject access request</w:t>
      </w:r>
      <w:ins w:id="1" w:author="Matt S" w:date="2026-09-19T19:23:00Z" w16du:dateUtc="2026-09-20T02:23:00Z">
        <w:r w:rsidR="00F74ECB">
          <w:rPr>
            <w:rFonts w:ascii="Times New Roman" w:hAnsi="Times New Roman" w:cs="Times New Roman"/>
          </w:rPr>
          <w:t xml:space="preserve"> </w:t>
        </w:r>
      </w:ins>
      <w:r w:rsidR="0039349D">
        <w:rPr>
          <w:rFonts w:ascii="Times New Roman" w:hAnsi="Times New Roman" w:cs="Times New Roman"/>
        </w:rPr>
        <w:t>to support@mydancr.com</w:t>
      </w:r>
      <w:r w:rsidRPr="001A0A66">
        <w:rPr>
          <w:rFonts w:ascii="Times New Roman" w:hAnsi="Times New Roman" w:cs="Times New Roman"/>
        </w:rPr>
        <w:t>.</w:t>
      </w:r>
    </w:p>
    <w:p w14:paraId="796B73BD" w14:textId="77777777" w:rsidR="009F3E5D" w:rsidRPr="001A0A66" w:rsidRDefault="009F3E5D">
      <w:pPr>
        <w:rPr>
          <w:rFonts w:ascii="Times New Roman" w:hAnsi="Times New Roman" w:cs="Times New Roman"/>
        </w:rPr>
      </w:pPr>
    </w:p>
    <w:sectPr w:rsidR="009F3E5D" w:rsidRPr="001A0A6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5D"/>
    <w:rsid w:val="0003194F"/>
    <w:rsid w:val="00154C5F"/>
    <w:rsid w:val="001A0A66"/>
    <w:rsid w:val="001F27B6"/>
    <w:rsid w:val="00360EF4"/>
    <w:rsid w:val="0039349D"/>
    <w:rsid w:val="004A2A70"/>
    <w:rsid w:val="005E71A8"/>
    <w:rsid w:val="006248E8"/>
    <w:rsid w:val="009E05B0"/>
    <w:rsid w:val="009F3E5D"/>
    <w:rsid w:val="00A22211"/>
    <w:rsid w:val="00C27C4E"/>
    <w:rsid w:val="00C33F14"/>
    <w:rsid w:val="00F74ECB"/>
    <w:rsid w:val="00FA0478"/>
    <w:rsid w:val="00FA7494"/>
    <w:rsid w:val="00FB5F1C"/>
    <w:rsid w:val="00FD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15E6"/>
  <w15:chartTrackingRefBased/>
  <w15:docId w15:val="{5245176D-A9FE-435B-810D-88BBF967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5D"/>
    <w:rPr>
      <w:rFonts w:eastAsiaTheme="majorEastAsia" w:cstheme="majorBidi"/>
      <w:color w:val="272727" w:themeColor="text1" w:themeTint="D8"/>
    </w:rPr>
  </w:style>
  <w:style w:type="paragraph" w:styleId="Title">
    <w:name w:val="Title"/>
    <w:basedOn w:val="Normal"/>
    <w:next w:val="Normal"/>
    <w:link w:val="TitleChar"/>
    <w:uiPriority w:val="10"/>
    <w:qFormat/>
    <w:rsid w:val="009F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5D"/>
    <w:pPr>
      <w:spacing w:before="160"/>
      <w:jc w:val="center"/>
    </w:pPr>
    <w:rPr>
      <w:i/>
      <w:iCs/>
      <w:color w:val="404040" w:themeColor="text1" w:themeTint="BF"/>
    </w:rPr>
  </w:style>
  <w:style w:type="character" w:customStyle="1" w:styleId="QuoteChar">
    <w:name w:val="Quote Char"/>
    <w:basedOn w:val="DefaultParagraphFont"/>
    <w:link w:val="Quote"/>
    <w:uiPriority w:val="29"/>
    <w:rsid w:val="009F3E5D"/>
    <w:rPr>
      <w:i/>
      <w:iCs/>
      <w:color w:val="404040" w:themeColor="text1" w:themeTint="BF"/>
    </w:rPr>
  </w:style>
  <w:style w:type="paragraph" w:styleId="ListParagraph">
    <w:name w:val="List Paragraph"/>
    <w:basedOn w:val="Normal"/>
    <w:uiPriority w:val="34"/>
    <w:qFormat/>
    <w:rsid w:val="009F3E5D"/>
    <w:pPr>
      <w:ind w:left="720"/>
      <w:contextualSpacing/>
    </w:pPr>
  </w:style>
  <w:style w:type="character" w:styleId="IntenseEmphasis">
    <w:name w:val="Intense Emphasis"/>
    <w:basedOn w:val="DefaultParagraphFont"/>
    <w:uiPriority w:val="21"/>
    <w:qFormat/>
    <w:rsid w:val="009F3E5D"/>
    <w:rPr>
      <w:i/>
      <w:iCs/>
      <w:color w:val="0F4761" w:themeColor="accent1" w:themeShade="BF"/>
    </w:rPr>
  </w:style>
  <w:style w:type="paragraph" w:styleId="IntenseQuote">
    <w:name w:val="Intense Quote"/>
    <w:basedOn w:val="Normal"/>
    <w:next w:val="Normal"/>
    <w:link w:val="IntenseQuoteChar"/>
    <w:uiPriority w:val="30"/>
    <w:qFormat/>
    <w:rsid w:val="009F3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5D"/>
    <w:rPr>
      <w:i/>
      <w:iCs/>
      <w:color w:val="0F4761" w:themeColor="accent1" w:themeShade="BF"/>
    </w:rPr>
  </w:style>
  <w:style w:type="character" w:styleId="IntenseReference">
    <w:name w:val="Intense Reference"/>
    <w:basedOn w:val="DefaultParagraphFont"/>
    <w:uiPriority w:val="32"/>
    <w:qFormat/>
    <w:rsid w:val="009F3E5D"/>
    <w:rPr>
      <w:b/>
      <w:bCs/>
      <w:smallCaps/>
      <w:color w:val="0F4761" w:themeColor="accent1" w:themeShade="BF"/>
      <w:spacing w:val="5"/>
    </w:rPr>
  </w:style>
  <w:style w:type="character" w:styleId="Hyperlink">
    <w:name w:val="Hyperlink"/>
    <w:basedOn w:val="DefaultParagraphFont"/>
    <w:uiPriority w:val="99"/>
    <w:unhideWhenUsed/>
    <w:rsid w:val="00C33F14"/>
    <w:rPr>
      <w:color w:val="467886" w:themeColor="hyperlink"/>
      <w:u w:val="single"/>
    </w:rPr>
  </w:style>
  <w:style w:type="character" w:styleId="UnresolvedMention">
    <w:name w:val="Unresolved Mention"/>
    <w:basedOn w:val="DefaultParagraphFont"/>
    <w:uiPriority w:val="99"/>
    <w:semiHidden/>
    <w:unhideWhenUsed/>
    <w:rsid w:val="00C33F14"/>
    <w:rPr>
      <w:color w:val="605E5C"/>
      <w:shd w:val="clear" w:color="auto" w:fill="E1DFDD"/>
    </w:rPr>
  </w:style>
  <w:style w:type="paragraph" w:styleId="Revision">
    <w:name w:val="Revision"/>
    <w:hidden/>
    <w:uiPriority w:val="99"/>
    <w:semiHidden/>
    <w:rsid w:val="006248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13" Type="http://schemas.openxmlformats.org/officeDocument/2006/relationships/hyperlink" Target="mailto:support@mydancr.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support@mydancr.com" TargetMode="External"/><Relationship Id="rId12" Type="http://schemas.openxmlformats.org/officeDocument/2006/relationships/hyperlink" Target="mailto:support@mydancr.com" TargetMode="Externa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support@mydancr.com" TargetMode="External"/><Relationship Id="rId11" Type="http://schemas.openxmlformats.org/officeDocument/2006/relationships/hyperlink" Target="mailto:support@mydancr.com" TargetMode="External"/><Relationship Id="rId5" Type="http://schemas.openxmlformats.org/officeDocument/2006/relationships/image" Target="media/image1.png"/><Relationship Id="rId15" Type="http://schemas.openxmlformats.org/officeDocument/2006/relationships/hyperlink" Target="mailto:support@mydancr.com" TargetMode="External"/><Relationship Id="rId10" Type="http://schemas.openxmlformats.org/officeDocument/2006/relationships/hyperlink" Target="mailto:support@mydancr.com" TargetMode="External"/><Relationship Id="rId4" Type="http://schemas.openxmlformats.org/officeDocument/2006/relationships/hyperlink" Target="mailto:support@mydancr.com" TargetMode="External"/><Relationship Id="rId9" Type="http://schemas.openxmlformats.org/officeDocument/2006/relationships/hyperlink" Target="mailto:support@mydancr.com" TargetMode="External"/><Relationship Id="rId1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17</Pages>
  <Words>6148</Words>
  <Characters>32775</Characters>
  <Application>Microsoft Office Word</Application>
  <DocSecurity>0</DocSecurity>
  <Lines>546</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MWFattorosi</dc:creator>
  <cp:keywords/>
  <dc:description/>
  <cp:lastModifiedBy>Matt S</cp:lastModifiedBy>
  <cp:revision>8</cp:revision>
  <dcterms:created xsi:type="dcterms:W3CDTF">2026-09-06T06:06:00Z</dcterms:created>
  <dcterms:modified xsi:type="dcterms:W3CDTF">2026-09-20T02:23:00Z</dcterms:modified>
</cp:coreProperties>
</file>