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2E24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Privacy Policy</w:t>
      </w:r>
    </w:p>
    <w:p w14:paraId="61EEBAF7" w14:textId="471061C2" w:rsidR="009F3E5D" w:rsidRPr="001A0A66" w:rsidRDefault="009F3E5D" w:rsidP="009F3E5D">
      <w:pPr>
        <w:rPr>
          <w:rFonts w:ascii="Times New Roman" w:hAnsi="Times New Roman" w:cs="Times New Roman"/>
        </w:rPr>
      </w:pPr>
      <w:del w:id="50001" w:author="Codex feature update" w:date="2026-10-08T23:40:22Z">
        <w:r w:rsidRPr="001A0A66">
          <w:rPr>
            <w:rFonts w:ascii="Times New Roman" w:hAnsi="Times New Roman" w:cs="Times New Roman"/>
          </w:rPr>
          <w:delText>Last updated</w:delText>
        </w:r>
        <w:r w:rsidR="00C33F14" w:rsidRPr="001A0A66">
          <w:rPr>
            <w:rFonts w:ascii="Times New Roman" w:hAnsi="Times New Roman" w:cs="Times New Roman"/>
          </w:rPr>
          <w:delText>:</w:delText>
        </w:r>
        <w:r w:rsidRPr="001A0A66">
          <w:rPr>
            <w:rFonts w:ascii="Times New Roman" w:hAnsi="Times New Roman" w:cs="Times New Roman"/>
          </w:rPr>
          <w:delText xml:space="preserve"> </w:delText>
        </w:r>
        <w:r w:rsidR="00C33F14" w:rsidRPr="001A0A66">
          <w:rPr>
            <w:rFonts w:ascii="Times New Roman" w:hAnsi="Times New Roman" w:cs="Times New Roman"/>
          </w:rPr>
          <w:delText>September __, 2026</w:delText>
        </w:r>
      </w:del>
      <w:ins w:id="50002" w:author="Codex feature update" w:date="2026-10-08T23:40:22Z">
        <w:r>
          <w:rPr>
            <w:rFonts w:ascii="Times New Roman" w:hAnsi="Times New Roman" w:cs="Times New Roman"/>
          </w:rPr>
          <w:t xml:space="preserve">Last updated: October 8, 2026</w:t>
        </w:r>
      </w:ins>
    </w:p>
    <w:p w14:paraId="1E879064" w14:textId="0791D6F3" w:rsidR="009F3E5D" w:rsidRPr="001A0A66" w:rsidRDefault="009F3E5D" w:rsidP="009F3E5D">
      <w:pPr>
        <w:rPr>
          <w:rFonts w:ascii="Times New Roman" w:hAnsi="Times New Roman" w:cs="Times New Roman"/>
        </w:rPr>
      </w:pPr>
      <w:r w:rsidRPr="001A0A66">
        <w:rPr>
          <w:rFonts w:ascii="Times New Roman" w:hAnsi="Times New Roman" w:cs="Times New Roman"/>
        </w:rPr>
        <w:t>This privacy notice for</w:t>
      </w:r>
      <w:r w:rsidR="00C33F14" w:rsidRPr="001A0A66">
        <w:rPr>
          <w:rFonts w:ascii="Times New Roman" w:hAnsi="Times New Roman" w:cs="Times New Roman"/>
        </w:rPr>
        <w:t xml:space="preserve"> </w:t>
      </w:r>
      <w:proofErr w:type="spellStart"/>
      <w:r w:rsidR="00C33F14" w:rsidRPr="001A0A66">
        <w:rPr>
          <w:rFonts w:ascii="Times New Roman" w:hAnsi="Times New Roman" w:cs="Times New Roman"/>
        </w:rPr>
        <w:t>MyDancr</w:t>
      </w:r>
      <w:proofErr w:type="spellEnd"/>
      <w:r w:rsidR="00C33F14" w:rsidRPr="001A0A66">
        <w:rPr>
          <w:rFonts w:ascii="Times New Roman" w:hAnsi="Times New Roman" w:cs="Times New Roman"/>
        </w:rPr>
        <w:t xml:space="preserve"> LLC and</w:t>
      </w:r>
      <w:r w:rsidRPr="001A0A66">
        <w:rPr>
          <w:rFonts w:ascii="Times New Roman" w:hAnsi="Times New Roman" w:cs="Times New Roman"/>
        </w:rPr>
        <w:t xml:space="preserve"> </w:t>
      </w:r>
      <w:r w:rsidR="00C33F14" w:rsidRPr="001A0A66">
        <w:rPr>
          <w:rFonts w:ascii="Times New Roman" w:hAnsi="Times New Roman" w:cs="Times New Roman"/>
        </w:rPr>
        <w:t xml:space="preserve">MyDancr.com and </w:t>
      </w:r>
      <w:r w:rsidRPr="001A0A66">
        <w:rPr>
          <w:rFonts w:ascii="Times New Roman" w:hAnsi="Times New Roman" w:cs="Times New Roman"/>
        </w:rPr>
        <w:t xml:space="preserve"> (“we,” “us,” or “our“), describes how and why we might collect, store, use, and/or share (“process“) your information when you use our services (“Services“), such as when you:</w:t>
      </w:r>
    </w:p>
    <w:p w14:paraId="51BB0D11" w14:textId="66769F54" w:rsidR="009F3E5D" w:rsidRPr="001A0A66" w:rsidRDefault="009F3E5D" w:rsidP="009F3E5D">
      <w:pPr>
        <w:rPr>
          <w:rFonts w:ascii="Times New Roman" w:hAnsi="Times New Roman" w:cs="Times New Roman"/>
        </w:rPr>
      </w:pPr>
      <w:r w:rsidRPr="001A0A66">
        <w:rPr>
          <w:rFonts w:ascii="Times New Roman" w:hAnsi="Times New Roman" w:cs="Times New Roman"/>
        </w:rPr>
        <w:t>Visit our website at https://</w:t>
      </w:r>
      <w:r w:rsidR="00C33F14" w:rsidRPr="001A0A66">
        <w:rPr>
          <w:rFonts w:ascii="Times New Roman" w:hAnsi="Times New Roman" w:cs="Times New Roman"/>
        </w:rPr>
        <w:t>mydancr.com</w:t>
      </w:r>
      <w:r w:rsidRPr="001A0A66">
        <w:rPr>
          <w:rFonts w:ascii="Times New Roman" w:hAnsi="Times New Roman" w:cs="Times New Roman"/>
        </w:rPr>
        <w:t>, or any website of ours that links to this privacy notice</w:t>
      </w:r>
    </w:p>
    <w:p w14:paraId="0FF11C9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Engage with us in other related ways, including any sales, marketing, or events</w:t>
      </w:r>
    </w:p>
    <w:p w14:paraId="2FE3B244" w14:textId="5BE00080"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Questions or concerns? Reading this privacy notice will help you understand your privacy rights and choices. If you do not agree with our policies and practices, please do not use our Services. If you still have any questions or concerns, please contact us at </w:t>
      </w:r>
      <w:hyperlink r:id="rId4"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p>
    <w:p w14:paraId="4D3A9E8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SUMMARY OF KEY POINTS</w:t>
      </w:r>
    </w:p>
    <w:p w14:paraId="5CDFF03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This summary provides key points from our privacy notice, but you can find out more details about any of these topics by clicking the link following each key point or by using our table of contents below to find the section you are looking for.</w:t>
      </w:r>
    </w:p>
    <w:p w14:paraId="160E512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What personal information do we process? When you visit, use, or navigate our Services, we may process personal information depending on how you interact with us and the Services, the choices you make, and the products and features you use. Learn more about personal information you disclose to us.</w:t>
      </w:r>
    </w:p>
    <w:p w14:paraId="3E4C3EB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Do we process any sensitive personal information? We may process sensitive personal information when necessary with your consent or as otherwise permitted by applicable law. Learn more about sensitive information we process.</w:t>
      </w:r>
    </w:p>
    <w:p w14:paraId="0E0E4AB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Do we receive any information from third parties? We may receive information from public databases, marketing partners, social media platforms, and other outside sources. Learn more about information collected from other sources.</w:t>
      </w:r>
    </w:p>
    <w:p w14:paraId="5554573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How do we process your information? We process your information to provide, improve, and administer our Services, communicate with you, for security and fraud prevention, and to comply with law. We may also process your information for other purposes with your consent. We process your information only when we have a valid legal reason to do so. Learn more about how we process your information.</w:t>
      </w:r>
    </w:p>
    <w:p w14:paraId="1FA1EC6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what situations and with which types of parties do we share personal information? We may share information in specific situations and with specific categories of third parties. Learn more about when and with whom we share your personal information.</w:t>
      </w:r>
    </w:p>
    <w:p w14:paraId="21F74A6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How do we keep your information safe? We have organizational and technical processes and procedures in place to protect your personal information. However, no electronic transmission </w:t>
      </w:r>
      <w:r w:rsidRPr="001A0A66">
        <w:rPr>
          <w:rFonts w:ascii="Times New Roman" w:hAnsi="Times New Roman" w:cs="Times New Roman"/>
        </w:rPr>
        <w:lastRenderedPageBreak/>
        <w:t>over the internet or information storage technology can be guaranteed to be 100% secure, so we cannot promise or guarantee that hackers, cybercriminals, or other unauthorized third parties will not be able to defeat our security and improperly collect, access, steal, or modify your information. Learn more about how we keep your information safe.</w:t>
      </w:r>
    </w:p>
    <w:p w14:paraId="26EEAF4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What are your rights? Depending on where you are located geographically, the applicable privacy law may mean you have certain rights regarding your personal information. Learn more about y our privacy rights.</w:t>
      </w:r>
    </w:p>
    <w:p w14:paraId="2DC730C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How do you exercise your rights? The easiest way to exercise your rights is by submitting a data subject access request, or by contacting us. We will consider and act upon any request in accordance with applicable data protection laws.</w:t>
      </w:r>
    </w:p>
    <w:p w14:paraId="4DA7110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Want to learn more about what we do with any information we collect? Review the privacy notice in full.</w:t>
      </w:r>
    </w:p>
    <w:p w14:paraId="1D45A92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TABLE OF CONTENTS</w:t>
      </w:r>
    </w:p>
    <w:p w14:paraId="147785C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1.</w:t>
      </w:r>
      <w:r w:rsidRPr="001A0A66">
        <w:rPr>
          <w:rFonts w:ascii="Times New Roman" w:hAnsi="Times New Roman" w:cs="Times New Roman"/>
        </w:rPr>
        <w:tab/>
        <w:t>WHAT INFORMATION DO WE COLLECT?</w:t>
      </w:r>
    </w:p>
    <w:p w14:paraId="4852FA4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2.</w:t>
      </w:r>
      <w:r w:rsidRPr="001A0A66">
        <w:rPr>
          <w:rFonts w:ascii="Times New Roman" w:hAnsi="Times New Roman" w:cs="Times New Roman"/>
        </w:rPr>
        <w:tab/>
        <w:t>HOW DO WE PROCESS YOUR INFORMATION?</w:t>
      </w:r>
    </w:p>
    <w:p w14:paraId="325771D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3.</w:t>
      </w:r>
      <w:r w:rsidRPr="001A0A66">
        <w:rPr>
          <w:rFonts w:ascii="Times New Roman" w:hAnsi="Times New Roman" w:cs="Times New Roman"/>
        </w:rPr>
        <w:tab/>
        <w:t>WHEN AND WITH WHOM DO WE SHARE YOUR PERSONAL INFORMATION?</w:t>
      </w:r>
    </w:p>
    <w:p w14:paraId="5FB74A5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4.</w:t>
      </w:r>
      <w:r w:rsidRPr="001A0A66">
        <w:rPr>
          <w:rFonts w:ascii="Times New Roman" w:hAnsi="Times New Roman" w:cs="Times New Roman"/>
        </w:rPr>
        <w:tab/>
        <w:t>DO WE USE COOKIES AND OTHER TRACKING TECHNOLOGIES?</w:t>
      </w:r>
    </w:p>
    <w:p w14:paraId="15AB50B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5.</w:t>
      </w:r>
      <w:r w:rsidRPr="001A0A66">
        <w:rPr>
          <w:rFonts w:ascii="Times New Roman" w:hAnsi="Times New Roman" w:cs="Times New Roman"/>
        </w:rPr>
        <w:tab/>
        <w:t>HOW LONG DO WE KEEP YOUR INFORMATION?</w:t>
      </w:r>
    </w:p>
    <w:p w14:paraId="6844019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6.</w:t>
      </w:r>
      <w:r w:rsidRPr="001A0A66">
        <w:rPr>
          <w:rFonts w:ascii="Times New Roman" w:hAnsi="Times New Roman" w:cs="Times New Roman"/>
        </w:rPr>
        <w:tab/>
        <w:t>HOW DO WE KEEP YOUR INFORMATION SAFE?</w:t>
      </w:r>
    </w:p>
    <w:p w14:paraId="13FD4BB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7.</w:t>
      </w:r>
      <w:r w:rsidRPr="001A0A66">
        <w:rPr>
          <w:rFonts w:ascii="Times New Roman" w:hAnsi="Times New Roman" w:cs="Times New Roman"/>
        </w:rPr>
        <w:tab/>
        <w:t>DO WE COLLECT INFORMATION FROM MINORS?</w:t>
      </w:r>
    </w:p>
    <w:p w14:paraId="774F0AEA"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8.</w:t>
      </w:r>
      <w:r w:rsidRPr="001A0A66">
        <w:rPr>
          <w:rFonts w:ascii="Times New Roman" w:hAnsi="Times New Roman" w:cs="Times New Roman"/>
        </w:rPr>
        <w:tab/>
        <w:t>WHAT ARE YOUR PRIVACY RIGHTS?</w:t>
      </w:r>
    </w:p>
    <w:p w14:paraId="2E62A5E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9.</w:t>
      </w:r>
      <w:r w:rsidRPr="001A0A66">
        <w:rPr>
          <w:rFonts w:ascii="Times New Roman" w:hAnsi="Times New Roman" w:cs="Times New Roman"/>
        </w:rPr>
        <w:tab/>
        <w:t>CONTROLS FOR DO-NOT-TRACK FEATURES</w:t>
      </w:r>
    </w:p>
    <w:p w14:paraId="1982476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10.</w:t>
      </w:r>
      <w:r w:rsidRPr="001A0A66">
        <w:rPr>
          <w:rFonts w:ascii="Times New Roman" w:hAnsi="Times New Roman" w:cs="Times New Roman"/>
        </w:rPr>
        <w:tab/>
        <w:t>DO UNITED STATES RESIDENTS HAVE SPECIFIC PRIVACY RIGHTS?</w:t>
      </w:r>
    </w:p>
    <w:p w14:paraId="35F95F9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11.</w:t>
      </w:r>
      <w:r w:rsidRPr="001A0A66">
        <w:rPr>
          <w:rFonts w:ascii="Times New Roman" w:hAnsi="Times New Roman" w:cs="Times New Roman"/>
        </w:rPr>
        <w:tab/>
        <w:t>DO WE MAKE UPDATES TO THIS NOTICE?</w:t>
      </w:r>
    </w:p>
    <w:p w14:paraId="3AD5917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12.</w:t>
      </w:r>
      <w:r w:rsidRPr="001A0A66">
        <w:rPr>
          <w:rFonts w:ascii="Times New Roman" w:hAnsi="Times New Roman" w:cs="Times New Roman"/>
        </w:rPr>
        <w:tab/>
        <w:t>HOW CAN YOU CONTACT US ABOUT THIS NOTICE?</w:t>
      </w:r>
    </w:p>
    <w:p w14:paraId="2E39E84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13.</w:t>
      </w:r>
      <w:r w:rsidRPr="001A0A66">
        <w:rPr>
          <w:rFonts w:ascii="Times New Roman" w:hAnsi="Times New Roman" w:cs="Times New Roman"/>
        </w:rPr>
        <w:tab/>
        <w:t>HOW CAN YOU REVIEW, UPDATE, OR DELETE THE DATA WE COLLECT FROM YOU?</w:t>
      </w:r>
    </w:p>
    <w:p w14:paraId="7E91D80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1. WHAT INFORMATION DO WE COLLECT?</w:t>
      </w:r>
    </w:p>
    <w:p w14:paraId="3C190FE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Personal information you disclose to us</w:t>
      </w:r>
    </w:p>
    <w:p w14:paraId="28850EA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We collect personal information that you provide to us.</w:t>
      </w:r>
    </w:p>
    <w:p w14:paraId="1390EE4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We collect personal information that you voluntarily provide to us when you register on the Services, express an interest in obtaining information about us or our products and Services, when you participate in activities on the Services, or otherwise when you contact us.</w:t>
      </w:r>
    </w:p>
    <w:p w14:paraId="3A129F3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Personal Information Provided by You. The personal information that we collect depends on the context of your interactions with us and the Services, the choices you make, and the products and features you use. The personal information we collect may include the following:</w:t>
      </w:r>
    </w:p>
    <w:p w14:paraId="7772F75D"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names</w:t>
      </w:r>
    </w:p>
    <w:p w14:paraId="1088AAB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phone numbers</w:t>
      </w:r>
    </w:p>
    <w:p w14:paraId="6608FE2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email addresses</w:t>
      </w:r>
    </w:p>
    <w:p w14:paraId="020BCED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mailing addresses</w:t>
      </w:r>
    </w:p>
    <w:p w14:paraId="1A0A63A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usernames</w:t>
      </w:r>
    </w:p>
    <w:p w14:paraId="1B9CA4F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passwords</w:t>
      </w:r>
    </w:p>
    <w:p w14:paraId="6371EFF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contact preferences</w:t>
      </w:r>
    </w:p>
    <w:p w14:paraId="2510058A"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contact or authentication data</w:t>
      </w:r>
    </w:p>
    <w:p w14:paraId="72B1500D"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billing addresses</w:t>
      </w:r>
    </w:p>
    <w:p w14:paraId="1759098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debit/credit card numbers</w:t>
      </w:r>
    </w:p>
    <w:p w14:paraId="4DCF047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Sensitive Information. When necessary, with your consent or as otherwise permitted by applicable law, we process the following categories of sensitive information:</w:t>
      </w:r>
    </w:p>
    <w:p w14:paraId="19EB183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data about a person’s sex life or sexual orientation</w:t>
      </w:r>
    </w:p>
    <w:p w14:paraId="6B0C6DF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information revealing race or ethnic origin</w:t>
      </w:r>
    </w:p>
    <w:p w14:paraId="56E365D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financial data</w:t>
      </w:r>
    </w:p>
    <w:p w14:paraId="6CC78D8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social security numbers or other government identifiers</w:t>
      </w:r>
    </w:p>
    <w:p w14:paraId="3E8E31E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Payment Data. We may collect data necessary to process your payment if you make purchases, such as your payment instrument number, and the security code associated with your payment instrument. All payment data is stored by Authorize.net. You may find their privacy notice link(s) here: https://usa.visa.com/legal/global-privacy-notice.html.</w:t>
      </w:r>
    </w:p>
    <w:p w14:paraId="701CBF6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All personal information that you provide to us must be true, complete, and accurate, and you must notify us of any changes to such personal information.</w:t>
      </w:r>
    </w:p>
    <w:p>
      <w:pPr>
        <w:spacing w:before="120" w:after="120"/>
        <w:rPr>
          <w:ins w:id="50003" w:author="Codex feature update" w:date="2026-10-08T23:40:22Z"/>
        </w:rPr>
      </w:pPr>
      <w:ins w:id="50004" w:author="Codex feature update" w:date="2026-10-08T23:40:22Z">
        <w:r>
          <w:rPr>
            <w:rFonts w:ascii="Times New Roman" w:hAnsi="Times New Roman" w:cs="Times New Roman"/>
          </w:rPr>
          <w:t xml:space="preserve">Internal roster data. We record dancers' Internal/External visibility choices, chosen approved roster photo, club and shift identifiers, and related times. Table requests record the club, table/link identifier, requested dancer, request time, and status, along with the technical data described below. A table request does not require the guest to provide a name or email, but use of a link is not anonymous to our systems.</w:t>
        </w:r>
      </w:ins>
    </w:p>
    <w:p>
      <w:pPr>
        <w:spacing w:before="100" w:after="100"/>
        <w:rPr>
          <w:ins w:id="51030" w:author="Codex QR and VIP alignment" w:date="2026-10-09T00:45:35Z"/>
        </w:rPr>
      </w:pPr>
      <w:ins w:id="51031" w:author="Codex QR and VIP alignment" w:date="2026-10-09T00:45:35Z">
        <w:r>
          <w:rPr>
            <w:rFonts w:ascii="Times New Roman" w:hAnsi="Times New Roman" w:cs="Times New Roman"/>
          </w:rPr>
          <w:t xml:space="preserve">Table access notices. A table QR link opens the roster without an account or acceptance checkbox. The roster provides a View terms control with the request notice and links to the VIP &amp; Table Access Terms and this Privacy Policy. Opening the roster or viewing the notice is not recorded as affirmative acceptance or as permission for marketing or optional venue customer-list sharing.</w:t>
        </w:r>
      </w:ins>
    </w:p>
    <w:p>
      <w:pPr>
        <w:spacing w:before="120" w:after="120"/>
        <w:rPr>
          <w:ins w:id="50005" w:author="Codex feature update" w:date="2026-10-08T23:40:22Z"/>
        </w:rPr>
      </w:pPr>
      <w:ins w:id="50006" w:author="Codex feature update" w:date="2026-10-08T23:40:22Z">
        <w:r>
          <w:rPr>
            <w:rFonts w:ascii="Times New Roman" w:hAnsi="Times New Roman" w:cs="Times New Roman"/>
          </w:rPr>
          <w:t xml:space="preserve">VIP data. We receive invitation email addresses from venues and collect account and display-name information from invitees. We record venue membership, invitation acceptance or revocation, selected dancers, requested date and time with venue time zone, optional notes, venue responses, and related activity. Venues may add a private nickname to identify a VIP in their own management area.</w:t>
        </w:r>
      </w:ins>
    </w:p>
    <w:p>
      <w:pPr>
        <w:spacing w:before="100" w:after="100"/>
        <w:rPr>
          <w:ins w:id="51032" w:author="Codex QR and VIP alignment" w:date="2026-10-09T00:45:35Z"/>
        </w:rPr>
      </w:pPr>
      <w:ins w:id="51033" w:author="Codex QR and VIP alignment" w:date="2026-10-09T00:45:35Z">
        <w:r>
          <w:rPr>
            <w:rFonts w:ascii="Times New Roman" w:hAnsi="Times New Roman" w:cs="Times New Roman"/>
          </w:rPr>
          <w:t xml:space="preserve">VIP acceptance records. When a user accepts the VIP &amp; Table Access Terms during activation, we record the account, invitation, venue, accepted terms version, and server-recorded acceptance time. We retain the corresponding terms, notice, and checkbox wording to document acceptance, administer access, and address disputes. This acceptance does not opt the user into marketing or optional venue customer-list sharing.</w:t>
        </w:r>
      </w:ins>
    </w:p>
    <w:p>
      <w:pPr>
        <w:spacing w:before="120" w:after="120"/>
        <w:rPr>
          <w:ins w:id="50007" w:author="Codex feature update" w:date="2026-10-08T23:40:22Z"/>
        </w:rPr>
      </w:pPr>
      <w:ins w:id="50008" w:author="Codex feature update" w:date="2026-10-08T23:40:22Z">
        <w:r>
          <w:rPr>
            <w:rFonts w:ascii="Times New Roman" w:hAnsi="Times New Roman" w:cs="Times New Roman"/>
          </w:rPr>
          <w:t xml:space="preserve">Optional venue customer lists. If you separately opt in, we collect and share your supplied name, verified account email, and optional city with the selected club's owners and managers, and record the consent version and time. Following alone does not disclose those details. This choice is optional and is not consent to marketing. Separately submitted guest-list details, including name, phone, and any supplied email, may appear in the club's customer list while the visit remains active.</w:t>
        </w:r>
      </w:ins>
    </w:p>
    <w:p w14:paraId="19E6FE5A"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Information automatically collected</w:t>
      </w:r>
    </w:p>
    <w:p w14:paraId="4DB87DF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In Short: Some information — such as your Internet Protocol (IP) address and/or browser and device characteristics — is collected automatically when you visit our Services.</w:t>
      </w:r>
    </w:p>
    <w:p w14:paraId="39C53A3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automatically collect certain information when you visit, use, or navigate the Services. This information does not reveal your specific identity (like your name or contact information) but may include device and usage information, such as your IP address, browser and device characteristics, operating system, language preferences, referring URLs, device name, country, location, information about how and when you use our Services, and other technical information. This information is primarily needed to maintain the security and operation of our Services, and for our internal analytics and reporting purposes.</w:t>
      </w:r>
    </w:p>
    <w:p w14:paraId="5E56D60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Like many businesses, we also collect information through cookies and similar technologies.</w:t>
      </w:r>
    </w:p>
    <w:p w14:paraId="445E7F8C" w14:textId="77777777" w:rsidR="009F3E5D" w:rsidRPr="001A0A66" w:rsidRDefault="009F3E5D" w:rsidP="009F3E5D">
      <w:pPr>
        <w:keepNext w:val="1"/>
        <w:rPr>
          <w:rFonts w:ascii="Times New Roman" w:hAnsi="Times New Roman" w:cs="Times New Roman"/>
        </w:rPr>
        <w:pPrChange w:id="51036" w:author="Codex QR and VIP alignment" w:date="2026-10-09T00:49:01Z">
          <w:pPr>
            <w:rPr>
              <w:rFonts w:ascii="Times New Roman" w:hAnsi="Times New Roman" w:cs="Times New Roman"/>
            </w:rPr>
          </w:pPr>
        </w:pPrChange>
      </w:pPr>
      <w:r w:rsidRPr="001A0A66">
        <w:rPr>
          <w:rFonts w:ascii="Times New Roman" w:hAnsi="Times New Roman" w:cs="Times New Roman"/>
        </w:rPr>
        <w:t>The information we collect includes:</w:t>
      </w:r>
    </w:p>
    <w:p w14:paraId="784FFAF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Log and Usage Data. Log and usage data is service-related, diagnostic, usage, and performance information our servers automatically collect when you access or use our Services and which we record in log files. Depending on how you interact with us, this log data may include your IP address, device information, browser type, and settings and information about your activity in the Services (such as the date/time stamps associated with your usage, pages and files viewed, searches, and other actions you take such as which features you use), device event information (such as system activity, error reports (sometimes called “crash dumps”), and hardware settings).</w:t>
      </w:r>
    </w:p>
    <w:p w14:paraId="2F5CDA0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Device Data. We collect device data such as information about your computer, phone, tablet, or other device you use to access the Services. Depending on the device used, this device data may include information such as your IP address (or proxy server), device and application identification numbers, location, browser type, hardware model, Internet service provider and/or mobile carrier, operating system, and system configuration information.</w:t>
      </w:r>
    </w:p>
    <w:p w14:paraId="182462C2" w14:textId="3143D250" w:rsidR="009F3E5D" w:rsidRPr="001A0A66" w:rsidRDefault="009F3E5D" w:rsidP="009F3E5D">
      <w:pPr>
        <w:rPr>
          <w:rFonts w:ascii="Times New Roman" w:hAnsi="Times New Roman" w:cs="Times New Roman"/>
        </w:rPr>
      </w:pPr>
      <w:r w:rsidRPr="001A0A66">
        <w:rPr>
          <w:rFonts w:ascii="Times New Roman" w:hAnsi="Times New Roman" w:cs="Times New Roman"/>
        </w:rPr>
        <w:t>Location Data. We collect location data such as information about your device’s location, which can be either precise or imprecise. How much information we collect depends on the type and settings of the device you use to access the Services. For example, we may use GPS and other technologies to collect geolocation data that tells us your current location (based on your IP address). You can opt out of allowing us to collect this information either by refusing access to the information or by disabling your Location setting on your device. However, if you choose to opt out, you may not be able to use certain aspects of the Services.</w:t>
      </w:r>
    </w:p>
    <w:p w14:paraId="46ED72C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Information collected from other sources</w:t>
      </w:r>
    </w:p>
    <w:p w14:paraId="1E5864D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We may collect limited data from public databases, marketing partners, and other outside sources.</w:t>
      </w:r>
    </w:p>
    <w:p w14:paraId="4021DA0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order to enhance our ability to provide relevant marketing, offers, and services to you and update our records, we may obtain information about you from other sources, such as public databases, joint marketing partners, affiliate programs, data</w:t>
      </w:r>
    </w:p>
    <w:p w14:paraId="6DB55E4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providers, and from other third parties. This information includes mailing addresses, job titles, email addresses, phone numbers, intent data (or user behavior data), Internet Protocol (IP) addresses, social media profiles, social media URLs, and custom profiles, for purposes of targeted advertising and event promotion.</w:t>
      </w:r>
    </w:p>
    <w:p w14:paraId="61EDFA8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2. HOW DO WE PROCESS YOUR INFORMATION?</w:t>
      </w:r>
    </w:p>
    <w:p w14:paraId="01B0939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We process your information to provide, improve, and administer our Services, communicate with you, for security and fraud prevention, and to comply with law. We may also process your information for other purposes with your consent.</w:t>
      </w:r>
    </w:p>
    <w:p w14:paraId="6E19CD95" w14:textId="77777777" w:rsidR="009F3E5D" w:rsidRPr="001A0A66" w:rsidRDefault="009F3E5D" w:rsidP="009F3E5D">
      <w:pPr>
        <w:keepNext w:val="1"/>
        <w:rPr>
          <w:rFonts w:ascii="Times New Roman" w:hAnsi="Times New Roman" w:cs="Times New Roman"/>
        </w:rPr>
        <w:pPrChange w:id="51037" w:author="Codex QR and VIP alignment" w:date="2026-10-09T00:49:01Z">
          <w:pPr>
            <w:rPr>
              <w:rFonts w:ascii="Times New Roman" w:hAnsi="Times New Roman" w:cs="Times New Roman"/>
            </w:rPr>
          </w:pPr>
        </w:pPrChange>
      </w:pPr>
      <w:r w:rsidRPr="001A0A66">
        <w:rPr>
          <w:rFonts w:ascii="Times New Roman" w:hAnsi="Times New Roman" w:cs="Times New Roman"/>
        </w:rPr>
        <w:t>We process your personal information for a variety of reasons, depending on how you interact with our Services, including:</w:t>
      </w:r>
    </w:p>
    <w:p w14:paraId="6EF0B7E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facilitate account creation and authentication and otherwise manage user accounts. We may process your information so you can create and log in to your account, as well as keep your account in working order.</w:t>
      </w:r>
    </w:p>
    <w:p w14:paraId="64B0B141" w14:textId="288ED6F5" w:rsidR="009F3E5D" w:rsidRPr="001A0A66" w:rsidRDefault="006248E8" w:rsidP="009F3E5D">
      <w:pPr>
        <w:rPr>
          <w:rFonts w:ascii="Times New Roman" w:hAnsi="Times New Roman" w:cs="Times New Roman"/>
        </w:rPr>
      </w:pPr>
      <w:r w:rsidRPr="006248E8">
        <w:rPr>
          <w:rFonts w:ascii="Times New Roman" w:hAnsi="Times New Roman" w:cs="Times New Roman"/>
          <w:b/>
          <w:bCs/>
        </w:rPr>
        <w:t xml:space="preserve">To provide </w:t>
      </w:r>
      <w:proofErr w:type="spellStart"/>
      <w:r w:rsidRPr="006248E8">
        <w:rPr>
          <w:rFonts w:ascii="Times New Roman" w:hAnsi="Times New Roman" w:cs="Times New Roman"/>
          <w:b/>
          <w:bCs/>
        </w:rPr>
        <w:t>MyDancr</w:t>
      </w:r>
      <w:proofErr w:type="spellEnd"/>
      <w:r w:rsidRPr="006248E8">
        <w:rPr>
          <w:rFonts w:ascii="Times New Roman" w:hAnsi="Times New Roman" w:cs="Times New Roman"/>
          <w:b/>
          <w:bCs/>
        </w:rPr>
        <w:t xml:space="preserve"> features.</w:t>
      </w:r>
      <w:r w:rsidRPr="006248E8">
        <w:rPr>
          <w:rFonts w:ascii="Times New Roman" w:hAnsi="Times New Roman" w:cs="Times New Roman"/>
        </w:rPr>
        <w:t xml:space="preserve"> We process profile information, approved photos and videos, social links, club affiliations, posted schedules, NFC events, engagement activity, saved or redeemed Club Deals, support communications, and safety or copyright reports to provide the relevant </w:t>
      </w:r>
      <w:proofErr w:type="spellStart"/>
      <w:r w:rsidRPr="006248E8">
        <w:rPr>
          <w:rFonts w:ascii="Times New Roman" w:hAnsi="Times New Roman" w:cs="Times New Roman"/>
        </w:rPr>
        <w:t>features.</w:t>
      </w:r>
      <w:r w:rsidR="009F3E5D" w:rsidRPr="001A0A66">
        <w:rPr>
          <w:rFonts w:ascii="Times New Roman" w:hAnsi="Times New Roman" w:cs="Times New Roman"/>
        </w:rPr>
        <w:t>To</w:t>
      </w:r>
      <w:proofErr w:type="spellEnd"/>
      <w:r w:rsidR="009F3E5D" w:rsidRPr="001A0A66">
        <w:rPr>
          <w:rFonts w:ascii="Times New Roman" w:hAnsi="Times New Roman" w:cs="Times New Roman"/>
        </w:rPr>
        <w:t xml:space="preserve"> respond to user inquiries/offer support to users. We may process your information to respond to your inquiries and solve any potential issues you might have with the requested service.</w:t>
      </w:r>
    </w:p>
    <w:p>
      <w:pPr>
        <w:spacing w:before="120" w:after="120"/>
        <w:rPr>
          <w:ins w:id="50009" w:author="Codex feature update" w:date="2026-10-08T23:40:22Z"/>
        </w:rPr>
      </w:pPr>
      <w:ins w:id="50010" w:author="Codex feature update" w:date="2026-10-08T23:40:22Z">
        <w:r>
          <w:rPr>
            <w:rFonts w:ascii="Times New Roman" w:hAnsi="Times New Roman" w:cs="Times New Roman"/>
          </w:rPr>
          <w:t xml:space="preserve">We use Internal, VIP, and venue-sharing records to apply access and visibility choices, maintain venue rosters and memberships, route requests, show status and request activity, send operational notifications, and administer the selected club's authorized customer list. These feature-specific choices do not authorize unrelated marketing or use to infer sensitive personal characteristics.</w:t>
        </w:r>
      </w:ins>
    </w:p>
    <w:p w14:paraId="698CE89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send administrative information to you. We may process your information to send you details about our products and services, changes to our terms and policies, and other similar information.</w:t>
      </w:r>
    </w:p>
    <w:p w14:paraId="5DC320B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fulfill and manage your orders. We may process your information to fulfill and manage your orders, payments, returns, and exchanges made through the Services.</w:t>
      </w:r>
    </w:p>
    <w:p w14:paraId="21CA4FF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enable user-to-user communications. We may process your information if you choose to use any of our offerings that allow for communication with another user.</w:t>
      </w:r>
    </w:p>
    <w:p w14:paraId="69698D0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request feedback. We may process your information when necessary to request feedback and to contact you about your use of our Services.</w:t>
      </w:r>
    </w:p>
    <w:p w14:paraId="1153C2B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send you marketing and promotional communications. We may process the personal information you send to us for our marketing purposes, if this is in accordance with your marketing preferences. You can opt out of our marketing emails at any time. For more information, see “WHAT ARE YOUR PRIVACY RIGHTS?” below.</w:t>
      </w:r>
    </w:p>
    <w:p w14:paraId="5561044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deliver targeted advertising to you. We may process your information to develop and display personalized content and advertising tailored to your interests, location, and more.</w:t>
      </w:r>
    </w:p>
    <w:p w14:paraId="05ECE01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To protect our Services. We may process your information as part of our efforts to keep our Services safe and secure, including fraud monitoring and prevention.</w:t>
      </w:r>
    </w:p>
    <w:p w14:paraId="6B5CDDB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evaluate and improve our Services, products, marketing, and your experience. We may process your information when we believe it is necessary to identify usage trends, determine the effectiveness of our promotional campaigns, and to evaluate and improve our Services, products, marketing, and your experience.</w:t>
      </w:r>
    </w:p>
    <w:p w14:paraId="64B1B04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identify usage trends. We may process information about how you use our Services to better understand how they are being used so we can improve them.</w:t>
      </w:r>
    </w:p>
    <w:p w14:paraId="0FC3AF9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To comply with our legal obligations. We may process your information to comply with our legal obligations, respond to legal requests, and exercise, establish, or defend our legal rights.</w:t>
      </w:r>
    </w:p>
    <w:p w14:paraId="6134F97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3. WHEN AND WITH WHOM DO WE SHARE YOUR PERSONAL INFORMATION?</w:t>
      </w:r>
    </w:p>
    <w:p w14:paraId="4854405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We may share information in specific situations described in this section and/or with the following categories of third parties.</w:t>
      </w:r>
    </w:p>
    <w:p w14:paraId="63356D8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Vendors, Consultants, and Other Third-Party Service Providers. We may share your data with third-party vendors, service providers, contractors, or agents (“third parties“) who perform services for us or on our behalf and require access to such information to do that work. We have contracts in place with our third parties, which are designed to help safeguard your personal information. This means that they cannot do anything with your personal information unless we have instructed them to do it. They will also not share your personal information with any organization apart from us. They also commit to protect the data they hold on our behalf and to retain it for the period we instruct. The categories of third parties we may share personal information with are as follows:</w:t>
      </w:r>
    </w:p>
    <w:p w14:paraId="59A36084" w14:textId="6BBA97BE" w:rsidR="00C33F14"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Ad Networks</w:t>
      </w:r>
    </w:p>
    <w:p w14:paraId="27CDA14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Payment Processors</w:t>
      </w:r>
    </w:p>
    <w:p w14:paraId="16AFD55E" w14:textId="59587E05" w:rsidR="009F3E5D" w:rsidRPr="001A0A66" w:rsidRDefault="009F3E5D" w:rsidP="009F3E5D">
      <w:pPr>
        <w:rPr>
          <w:rFonts w:ascii="Times New Roman" w:hAnsi="Times New Roman" w:cs="Times New Roman"/>
        </w:rPr>
      </w:pPr>
      <w:del w:id="50011" w:author="Codex feature update" w:date="2026-10-08T23:40:22Z">
        <w:r w:rsidRPr="001A0A66">
          <w:rPr>
            <w:rFonts w:ascii="Times New Roman" w:hAnsi="Times New Roman" w:cs="Times New Roman"/>
          </w:rPr>
          <w:delText>•</w:delText>
        </w:r>
        <w:r w:rsidRPr="001A0A66">
          <w:rPr>
            <w:rFonts w:ascii="Times New Roman" w:hAnsi="Times New Roman" w:cs="Times New Roman"/>
          </w:rPr>
          <w:tab/>
        </w:r>
        <w:r w:rsidR="00C33F14" w:rsidRPr="001A0A66">
          <w:rPr>
            <w:rFonts w:ascii="Times New Roman" w:hAnsi="Times New Roman" w:cs="Times New Roman"/>
          </w:rPr>
          <w:delText>Gentlemen’s Clubs</w:delText>
        </w:r>
      </w:del>
      <w:ins w:id="50012" w:author="Codex feature update" w:date="2026-10-08T23:40:22Z">
        <w:r>
          <w:rPr>
            <w:rFonts w:ascii="Times New Roman" w:hAnsi="Times New Roman" w:cs="Times New Roman"/>
          </w:rPr>
          <w:t xml:space="preserve">•</w:t>
          <w:tab/>
          <w:t>Hosting, authentication, and notification service providers</w:t>
        </w:r>
      </w:ins>
    </w:p>
    <w:p w14:paraId="729924B4" w14:textId="3B4F5096"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Affiliate Marketing Programs</w:t>
      </w:r>
    </w:p>
    <w:p w14:paraId="70FAAD72" w14:textId="01BB2877" w:rsidR="006248E8" w:rsidRPr="001A0A66" w:rsidRDefault="006248E8" w:rsidP="009F3E5D">
      <w:pPr>
        <w:rPr>
          <w:rFonts w:ascii="Times New Roman" w:hAnsi="Times New Roman" w:cs="Times New Roman"/>
        </w:rPr>
      </w:pPr>
    </w:p>
    <w:p w14:paraId="7821F80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also may need to share your personal information in the following situations:</w:t>
      </w:r>
    </w:p>
    <w:p w14:paraId="4A34773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Business Transfers. We may share or transfer your information in connection with, or during negotiations of, any merger, sale of company assets, financing, or acquisition of all or a portion of our business to another company.</w:t>
      </w:r>
    </w:p>
    <w:p w14:paraId="562D4EEF" w14:textId="3CD680FB"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When we use Google Analytics. We may share your information with Google Analytics to track and analyze the use of the Services. The Google Analytics Advertising Features that we may use </w:t>
      </w:r>
      <w:r w:rsidRPr="001A0A66">
        <w:rPr>
          <w:rFonts w:ascii="Times New Roman" w:hAnsi="Times New Roman" w:cs="Times New Roman"/>
        </w:rPr>
        <w:lastRenderedPageBreak/>
        <w:t>include: Google Analytics Demographics and Interests Reporting. To opt out of being tracked by Google Analytics across the Services, visit https://tools.google.com/dlpage/gaoptout. You can opt out of Google Analytics Advertising Features through Ads Settings and Ad Settings for mobile apps. Other opt out means include http://optout.networkadvertising.org/ and</w:t>
      </w:r>
      <w:r w:rsidR="00360EF4" w:rsidRPr="001A0A66">
        <w:rPr>
          <w:rFonts w:ascii="Times New Roman" w:hAnsi="Times New Roman" w:cs="Times New Roman"/>
        </w:rPr>
        <w:t xml:space="preserve"> </w:t>
      </w:r>
      <w:r w:rsidRPr="001A0A66">
        <w:rPr>
          <w:rFonts w:ascii="Times New Roman" w:hAnsi="Times New Roman" w:cs="Times New Roman"/>
        </w:rPr>
        <w:t>http://www.networkadvertising.org/mobile-choice. For more information on the privacy practices of Google, please visit the Google Privacy &amp; Terms page.</w:t>
      </w:r>
    </w:p>
    <w:p w14:paraId="03100D3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Business Partners. We may share your information with our business partners to offer you certain products, services, or promotions.</w:t>
      </w:r>
    </w:p>
    <w:p w14:paraId="2CC5AC16" w14:textId="0D8438CF" w:rsidR="009F3E5D" w:rsidRPr="001A0A66" w:rsidRDefault="006248E8" w:rsidP="009F3E5D">
      <w:pPr>
        <w:rPr>
          <w:rFonts w:ascii="Times New Roman" w:hAnsi="Times New Roman" w:cs="Times New Roman"/>
        </w:rPr>
      </w:pPr>
      <w:del w:id="50013" w:author="Codex feature update" w:date="2026-10-08T23:40:22Z">
        <w:r w:rsidRPr="006248E8">
          <w:rPr>
            <w:rFonts w:ascii="Times New Roman" w:hAnsi="Times New Roman" w:cs="Times New Roman"/>
            <w:b/>
            <w:bCs/>
          </w:rPr>
          <w:delText>Public Profiles and Club Contact Features.</w:delText>
        </w:r>
        <w:r w:rsidRPr="006248E8">
          <w:rPr>
            <w:rFonts w:ascii="Times New Roman" w:hAnsi="Times New Roman" w:cs="Times New Roman"/>
          </w:rPr>
          <w:delText xml:space="preserve"> Dancer and club promotional profiles and designated media and schedule information are public. Guest profiles, follow lists, and going lists are not public. </w:delText>
        </w:r>
        <w:proofErr w:type="spellStart"/>
        <w:r w:rsidRPr="006248E8">
          <w:rPr>
            <w:rFonts w:ascii="Times New Roman" w:hAnsi="Times New Roman" w:cs="Times New Roman"/>
          </w:rPr>
          <w:delText>MyDancr</w:delText>
        </w:r>
        <w:proofErr w:type="spellEnd"/>
        <w:r w:rsidRPr="006248E8">
          <w:rPr>
            <w:rFonts w:ascii="Times New Roman" w:hAnsi="Times New Roman" w:cs="Times New Roman"/>
          </w:rPr>
          <w:delText xml:space="preserve"> does not provide private messaging between guests and dancers. Information submitted through a specific club-contact feature is disclosed as explained for that feature.</w:delText>
        </w:r>
        <w:r w:rsidR="00154C5F" w:rsidRPr="001A0A66">
          <w:rPr>
            <w:rFonts w:ascii="Times New Roman" w:hAnsi="Times New Roman" w:cs="Times New Roman"/>
          </w:rPr>
          <w:delText>4</w:delText>
        </w:r>
        <w:r w:rsidR="009F3E5D" w:rsidRPr="001A0A66">
          <w:rPr>
            <w:rFonts w:ascii="Times New Roman" w:hAnsi="Times New Roman" w:cs="Times New Roman"/>
          </w:rPr>
          <w:delText>.</w:delText>
        </w:r>
        <w:r w:rsidR="009F3E5D" w:rsidRPr="001A0A66">
          <w:rPr>
            <w:rFonts w:ascii="Times New Roman" w:hAnsi="Times New Roman" w:cs="Times New Roman"/>
          </w:rPr>
          <w:tab/>
          <w:delText>DO WE USE COOKIES AND OTHER TRACKING TECHNOLOGIES?</w:delText>
        </w:r>
      </w:del>
      <w:ins w:id="50014" w:author="Codex feature update" w:date="2026-10-08T23:40:22Z">
        <w:r>
          <w:rPr>
            <w:rFonts w:ascii="Times New Roman" w:hAnsi="Times New Roman" w:cs="Times New Roman"/>
          </w:rPr>
          <w:t xml:space="preserve">Profile visibility. Dancer profiles and designated media and schedules are public when public visibility is enabled. Internal-only profiles stay out of public discovery. During an eligible Internal/Both shift, holders of the club's table link can view the approved customer-facing profile, media, and social links. Authorized club staff may view approved affiliated profiles between shifts. Separately, invited VIP members can see eligible dancers' stage names and Working Now status, including affiliated dancers who are off shift, regardless of Internal/External choice. These roster features do not disclose legal identity, verification documents, or private dancer contact details.</w:t>
        </w:r>
      </w:ins>
    </w:p>
    <w:p>
      <w:pPr>
        <w:spacing w:before="120" w:after="120"/>
        <w:rPr>
          <w:ins w:id="50015" w:author="Codex feature update" w:date="2026-10-08T23:40:22Z"/>
        </w:rPr>
      </w:pPr>
      <w:ins w:id="50016" w:author="Codex feature update" w:date="2026-10-08T23:40:22Z">
        <w:r>
          <w:rPr>
            <w:rFonts w:ascii="Times New Roman" w:hAnsi="Times New Roman" w:cs="Times New Roman"/>
          </w:rPr>
          <w:t xml:space="preserve">Venue disclosures. Table requests go to authorized staff of that club. VIP membership details, venue nicknames, requests, notes, and responses are available to that venue's owners and managers and to MyDancr as needed to operate and support the feature; guests see their own requests and responses. Optional follower details go only to the selected club's owners and managers. VIP and table requests are not private messages to dancers. Guest profiles and follow/going lists are not public; the separate sharing choice discloses only the selected details.</w:t>
        </w:r>
      </w:ins>
    </w:p>
    <w:p>
      <w:pPr>
        <w:spacing w:before="100" w:after="100"/>
        <w:rPr>
          <w:ins w:id="51034" w:author="Codex QR and VIP alignment" w:date="2026-10-09T00:45:35Z"/>
        </w:rPr>
      </w:pPr>
      <w:ins w:id="51035" w:author="Codex QR and VIP alignment" w:date="2026-10-09T00:45:35Z">
        <w:r>
          <w:rPr>
            <w:rFonts w:ascii="Times New Roman" w:hAnsi="Times New Roman" w:cs="Times New Roman"/>
          </w:rPr>
          <w:t xml:space="preserve">Shared table requests. Unlike a VIP request associated with an individual account, a table request is associated with the table link. Anyone using that same link can see and cancel the table's open requests. Table requests are therefore not private to the person who submitted them.</w:t>
        </w:r>
      </w:ins>
    </w:p>
    <w:p>
      <w:pPr>
        <w:spacing w:before="120" w:after="120"/>
        <w:rPr>
          <w:ins w:id="50017" w:author="Codex feature update" w:date="2026-10-08T23:40:22Z"/>
        </w:rPr>
      </w:pPr>
      <w:ins w:id="50018" w:author="Codex feature update" w:date="2026-10-08T23:40:22Z">
        <w:r>
          <w:rPr>
            <w:rFonts w:ascii="Times New Roman" w:hAnsi="Times New Roman" w:cs="Times New Roman"/>
          </w:rPr>
          <w:t xml:space="preserve">Venues are independent recipients responsible for their own use of information, rather than our service providers when acting for their own purposes. We require them to limit use to authorized purposes and respect privacy choices. Broader references to business partners or marketing in this notice do not expand the permissions described for these features. MyDancr remains responsible for its own legal obligations. Notification services process delivery information; alerts may appear on a recipient's device or lock screen according to device settings.</w:t>
        </w:r>
      </w:ins>
    </w:p>
    <w:p>
      <w:pPr>
        <w:spacing w:before="120" w:after="120"/>
        <w:rPr>
          <w:ins w:id="50019" w:author="Codex feature update" w:date="2026-10-08T23:40:22Z"/>
        </w:rPr>
      </w:pPr>
      <w:ins w:id="50020" w:author="Codex feature update" w:date="2026-10-08T23:40:22Z">
        <w:r>
          <w:rPr>
            <w:rFonts w:ascii="Times New Roman" w:hAnsi="Times New Roman" w:cs="Times New Roman"/>
          </w:rPr>
          <w:t xml:space="preserve">4. DO WE USE COOKIES AND OTHER TRACKING TECHNOLOGIES?</w:t>
        </w:r>
      </w:ins>
    </w:p>
    <w:p w14:paraId="36678F5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We may use cookies and other tracking technologies to collect and store your information.</w:t>
      </w:r>
    </w:p>
    <w:p w14:paraId="2A8E615B" w14:textId="77777777" w:rsidR="00154C5F" w:rsidRPr="001A0A66" w:rsidRDefault="00154C5F" w:rsidP="00154C5F">
      <w:pPr>
        <w:rPr>
          <w:rFonts w:ascii="Times New Roman" w:hAnsi="Times New Roman" w:cs="Times New Roman"/>
        </w:rPr>
      </w:pPr>
      <w:r w:rsidRPr="001A0A66">
        <w:rPr>
          <w:rFonts w:ascii="Times New Roman" w:hAnsi="Times New Roman" w:cs="Times New Roman"/>
        </w:rPr>
        <w:t>COOKIES</w:t>
      </w:r>
    </w:p>
    <w:p w14:paraId="3339BC99" w14:textId="77777777" w:rsidR="00154C5F" w:rsidRPr="001A0A66" w:rsidRDefault="00154C5F" w:rsidP="00154C5F">
      <w:pPr>
        <w:rPr>
          <w:rFonts w:ascii="Times New Roman" w:hAnsi="Times New Roman" w:cs="Times New Roman"/>
        </w:rPr>
      </w:pPr>
      <w:r w:rsidRPr="001A0A66">
        <w:rPr>
          <w:rFonts w:ascii="Times New Roman" w:hAnsi="Times New Roman" w:cs="Times New Roman"/>
        </w:rPr>
        <w:t>The Site uses cookies to operate and administer our Site and the Services, make it easier for you to use the Services during future visits and gather usage data on our Site.</w:t>
      </w:r>
    </w:p>
    <w:p w14:paraId="4904F992" w14:textId="77777777" w:rsidR="00154C5F" w:rsidRPr="001A0A66" w:rsidRDefault="00154C5F" w:rsidP="00154C5F">
      <w:pPr>
        <w:rPr>
          <w:rFonts w:ascii="Times New Roman" w:hAnsi="Times New Roman" w:cs="Times New Roman"/>
        </w:rPr>
      </w:pPr>
      <w:r w:rsidRPr="001A0A66">
        <w:rPr>
          <w:rFonts w:ascii="Times New Roman" w:hAnsi="Times New Roman" w:cs="Times New Roman"/>
        </w:rPr>
        <w:t>What Are Cookies. A “cookie” is a piece of information sent to your browser by a website you visit. By choosing to use the Site after having been notified of our use of cookies in the ways described in this Privacy Policy, and, in applicable jurisdictions, through notice and unambiguous acknowledgement of your consent, you agree to such use.</w:t>
      </w:r>
    </w:p>
    <w:p w14:paraId="3EEA1544" w14:textId="21F96B19" w:rsidR="00154C5F" w:rsidRPr="001A0A66" w:rsidRDefault="00154C5F" w:rsidP="00154C5F">
      <w:pPr>
        <w:rPr>
          <w:rFonts w:ascii="Times New Roman" w:hAnsi="Times New Roman" w:cs="Times New Roman"/>
        </w:rPr>
      </w:pPr>
      <w:r w:rsidRPr="001A0A66">
        <w:rPr>
          <w:rFonts w:ascii="Times New Roman" w:hAnsi="Times New Roman" w:cs="Times New Roman"/>
        </w:rPr>
        <w:t>Some cookies expire after a certain amount of time, or upon logging out (session cookies), others remain on your computer or terminal device for a longer period (persistent cookies). Our Site uses first party cookies (cookies set directly by XXXXXXXXXX) as well as third party cookies, as described below. For more details on cookies please visit All About Cookies.</w:t>
      </w:r>
    </w:p>
    <w:p w14:paraId="353EB881" w14:textId="77777777" w:rsidR="00154C5F" w:rsidRPr="001A0A66" w:rsidRDefault="00154C5F" w:rsidP="00154C5F">
      <w:pPr>
        <w:rPr>
          <w:rFonts w:ascii="Times New Roman" w:hAnsi="Times New Roman" w:cs="Times New Roman"/>
        </w:rPr>
      </w:pPr>
      <w:r w:rsidRPr="001A0A66">
        <w:rPr>
          <w:rFonts w:ascii="Times New Roman" w:hAnsi="Times New Roman" w:cs="Times New Roman"/>
        </w:rPr>
        <w:t>Type of Cookies Used. The Site uses the following technologies:</w:t>
      </w:r>
    </w:p>
    <w:p w14:paraId="7AB91CAF" w14:textId="7CF91696" w:rsidR="00154C5F" w:rsidRPr="001A0A66" w:rsidRDefault="00360EF4" w:rsidP="009F3E5D">
      <w:pPr>
        <w:rPr>
          <w:rFonts w:ascii="Times New Roman" w:hAnsi="Times New Roman" w:cs="Times New Roman"/>
        </w:rPr>
      </w:pPr>
      <w:r w:rsidRPr="001A0A66">
        <w:rPr>
          <w:rFonts w:ascii="Times New Roman" w:hAnsi="Times New Roman" w:cs="Times New Roman"/>
          <w:noProof/>
        </w:rPr>
        <w:drawing>
          <wp:inline distT="0" distB="0" distL="0" distR="0" wp14:anchorId="7AE46D87" wp14:editId="138777C1">
            <wp:extent cx="5972810" cy="1246505"/>
            <wp:effectExtent l="0" t="0" r="8890" b="0"/>
            <wp:docPr id="85160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09036" name=""/>
                    <pic:cNvPicPr/>
                  </pic:nvPicPr>
                  <pic:blipFill>
                    <a:blip r:embed="rId5"/>
                    <a:stretch>
                      <a:fillRect/>
                    </a:stretch>
                  </pic:blipFill>
                  <pic:spPr>
                    <a:xfrm>
                      <a:off x="0" y="0"/>
                      <a:ext cx="5972810" cy="1246505"/>
                    </a:xfrm>
                    <a:prstGeom prst="rect">
                      <a:avLst/>
                    </a:prstGeom>
                  </pic:spPr>
                </pic:pic>
              </a:graphicData>
            </a:graphic>
          </wp:inline>
        </w:drawing>
      </w:r>
    </w:p>
    <w:p w14:paraId="10A7B31F" w14:textId="5A8F938A" w:rsidR="009F3E5D" w:rsidRPr="001A0A66" w:rsidRDefault="00154C5F" w:rsidP="009F3E5D">
      <w:pPr>
        <w:rPr>
          <w:rFonts w:ascii="Times New Roman" w:hAnsi="Times New Roman" w:cs="Times New Roman"/>
        </w:rPr>
      </w:pPr>
      <w:r w:rsidRPr="001A0A66">
        <w:rPr>
          <w:rFonts w:ascii="Times New Roman" w:hAnsi="Times New Roman" w:cs="Times New Roman"/>
        </w:rPr>
        <w:t>5</w:t>
      </w:r>
      <w:r w:rsidR="009F3E5D" w:rsidRPr="001A0A66">
        <w:rPr>
          <w:rFonts w:ascii="Times New Roman" w:hAnsi="Times New Roman" w:cs="Times New Roman"/>
        </w:rPr>
        <w:t>.</w:t>
      </w:r>
      <w:r w:rsidR="009F3E5D" w:rsidRPr="001A0A66">
        <w:rPr>
          <w:rFonts w:ascii="Times New Roman" w:hAnsi="Times New Roman" w:cs="Times New Roman"/>
        </w:rPr>
        <w:tab/>
        <w:t>HOW LONG DO WE KEEP YOUR INFORMATION?</w:t>
      </w:r>
    </w:p>
    <w:p w14:paraId="0C8F6AA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In Short: We keep your information for as long as necessary to fulfill the purposes outlined in this privacy notice unless otherwise required by law.</w:t>
      </w:r>
    </w:p>
    <w:p w14:paraId="74FC5473" w14:textId="77777777" w:rsidR="009F3E5D" w:rsidRPr="001A0A66" w:rsidRDefault="009F3E5D" w:rsidP="009F3E5D">
      <w:pPr>
        <w:rPr>
          <w:rFonts w:ascii="Times New Roman" w:hAnsi="Times New Roman" w:cs="Times New Roman"/>
        </w:rPr>
      </w:pPr>
      <w:del w:id="50021" w:author="Codex feature update" w:date="2026-10-08T23:40:22Z">
        <w:r w:rsidRPr="001A0A66">
          <w:rPr>
            <w:rFonts w:ascii="Times New Roman" w:hAnsi="Times New Roman" w:cs="Times New Roman"/>
          </w:rPr>
          <w:delText>We will only keep your personal information for as long as it is necessary for the purposes set out in this privacy notice, unless a longer retention period is required or permitted by law (such as tax, accounting, or other legal requirements). No purpose in this notice will require us keeping your personal information for longer than the period of time in which users have an account with us.</w:delText>
        </w:r>
      </w:del>
      <w:ins w:id="50022" w:author="Codex feature update" w:date="2026-10-08T23:40:22Z">
        <w:r>
          <w:rPr>
            <w:rFonts w:ascii="Times New Roman" w:hAnsi="Times New Roman" w:cs="Times New Roman"/>
          </w:rPr>
          <w:t xml:space="preserve">We retain personal information only as reasonably necessary for the purposes described in this notice. For Internal, VIP, and venue-sharing records, we consider the duration of the shift, visit, membership, or sharing choice; request administration; security and dispute resolution; and applicable legal obligations. Closing an account, withdrawing sharing, or revoking access does not necessarily erase records lawfully retained for those limited purposes.</w:t>
        </w:r>
      </w:ins>
    </w:p>
    <w:p w14:paraId="0F40A54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When we have no ongoing legitimate business need to process your personal information, we will either delete or anonymize such information, or, if this is not possible (for example, because your personal information has been stored in backup archives), then we will securely store your personal information and isolate it from any further processing until deletion is possible.</w:t>
      </w:r>
    </w:p>
    <w:p w14:paraId="3E127FF9" w14:textId="3A51F99C" w:rsidR="009F3E5D" w:rsidRPr="001A0A66" w:rsidRDefault="00154C5F" w:rsidP="009F3E5D">
      <w:pPr>
        <w:rPr>
          <w:rFonts w:ascii="Times New Roman" w:hAnsi="Times New Roman" w:cs="Times New Roman"/>
        </w:rPr>
      </w:pPr>
      <w:r w:rsidRPr="001A0A66">
        <w:rPr>
          <w:rFonts w:ascii="Times New Roman" w:hAnsi="Times New Roman" w:cs="Times New Roman"/>
        </w:rPr>
        <w:t>6</w:t>
      </w:r>
      <w:r w:rsidR="009F3E5D" w:rsidRPr="001A0A66">
        <w:rPr>
          <w:rFonts w:ascii="Times New Roman" w:hAnsi="Times New Roman" w:cs="Times New Roman"/>
        </w:rPr>
        <w:t>.</w:t>
      </w:r>
      <w:r w:rsidR="009F3E5D" w:rsidRPr="001A0A66">
        <w:rPr>
          <w:rFonts w:ascii="Times New Roman" w:hAnsi="Times New Roman" w:cs="Times New Roman"/>
        </w:rPr>
        <w:tab/>
        <w:t>HOW DO WE KEEP YOUR INFORMATION SAFE?</w:t>
      </w:r>
    </w:p>
    <w:p w14:paraId="66C436B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We aim to protect your personal information through a system of organizational and technical security measures.</w:t>
      </w:r>
    </w:p>
    <w:p w14:paraId="1074F53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have implemented appropriate and reasonable technical and organizational security measures designed to protect the security of any personal information we process. However, despite our safeguards and efforts to secure your information, no electronic transmission over the Internet or information storage technology can be guaranteed to be 100% secure, so we cannot promise or guarantee that hackers, cybercriminals, or other unauthorized third parties will not be able to defeat our security and improperly collect, access, steal, or modify your information. Although we will do our best to protect your personal information, transmission of personal information to and from our Services is at your own risk. You should only access the Services within a secure environment.</w:t>
      </w:r>
    </w:p>
    <w:p w14:paraId="71EFD874" w14:textId="6C005E50" w:rsidR="009F3E5D" w:rsidRPr="001A0A66" w:rsidRDefault="00154C5F" w:rsidP="009F3E5D">
      <w:pPr>
        <w:rPr>
          <w:rFonts w:ascii="Times New Roman" w:hAnsi="Times New Roman" w:cs="Times New Roman"/>
        </w:rPr>
      </w:pPr>
      <w:r w:rsidRPr="001A0A66">
        <w:rPr>
          <w:rFonts w:ascii="Times New Roman" w:hAnsi="Times New Roman" w:cs="Times New Roman"/>
        </w:rPr>
        <w:t>7</w:t>
      </w:r>
      <w:r w:rsidR="009F3E5D" w:rsidRPr="001A0A66">
        <w:rPr>
          <w:rFonts w:ascii="Times New Roman" w:hAnsi="Times New Roman" w:cs="Times New Roman"/>
        </w:rPr>
        <w:t>.</w:t>
      </w:r>
      <w:r w:rsidR="009F3E5D" w:rsidRPr="001A0A66">
        <w:rPr>
          <w:rFonts w:ascii="Times New Roman" w:hAnsi="Times New Roman" w:cs="Times New Roman"/>
        </w:rPr>
        <w:tab/>
        <w:t>DO WE COLLECT INFORMATION FROM MINORS?</w:t>
      </w:r>
    </w:p>
    <w:p w14:paraId="194FD10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We do not knowingly collect data from or market to minors.</w:t>
      </w:r>
    </w:p>
    <w:p w14:paraId="2613C3C1" w14:textId="0A69CB90" w:rsidR="009F3E5D" w:rsidRPr="001A0A66" w:rsidRDefault="00C33F14" w:rsidP="009F3E5D">
      <w:pPr>
        <w:rPr>
          <w:rFonts w:ascii="Times New Roman" w:hAnsi="Times New Roman" w:cs="Times New Roman"/>
        </w:rPr>
      </w:pPr>
      <w:proofErr w:type="spellStart"/>
      <w:r w:rsidRPr="001A0A66">
        <w:rPr>
          <w:rFonts w:ascii="Times New Roman" w:hAnsi="Times New Roman" w:cs="Times New Roman"/>
        </w:rPr>
        <w:t>Mydancr</w:t>
      </w:r>
      <w:proofErr w:type="spellEnd"/>
      <w:r w:rsidRPr="001A0A66">
        <w:rPr>
          <w:rFonts w:ascii="Times New Roman" w:hAnsi="Times New Roman" w:cs="Times New Roman"/>
        </w:rPr>
        <w:t xml:space="preserve"> LLC</w:t>
      </w:r>
      <w:r w:rsidR="009F3E5D" w:rsidRPr="001A0A66">
        <w:rPr>
          <w:rFonts w:ascii="Times New Roman" w:hAnsi="Times New Roman" w:cs="Times New Roman"/>
        </w:rPr>
        <w:t xml:space="preserve"> does not knowingly collect or maintain any personally identifiable information on the Service from persons under 18 years of age, and no part of our Service or web sites are directed to persons under 18. If you are under 18 years of age, then you are not authorized to use or access </w:t>
      </w:r>
      <w:proofErr w:type="spellStart"/>
      <w:r w:rsidRPr="001A0A66">
        <w:rPr>
          <w:rFonts w:ascii="Times New Roman" w:hAnsi="Times New Roman" w:cs="Times New Roman"/>
        </w:rPr>
        <w:t>Mydancr</w:t>
      </w:r>
      <w:proofErr w:type="spellEnd"/>
      <w:r w:rsidRPr="001A0A66">
        <w:rPr>
          <w:rFonts w:ascii="Times New Roman" w:hAnsi="Times New Roman" w:cs="Times New Roman"/>
        </w:rPr>
        <w:t xml:space="preserve"> </w:t>
      </w:r>
      <w:proofErr w:type="spellStart"/>
      <w:r w:rsidRPr="001A0A66">
        <w:rPr>
          <w:rFonts w:ascii="Times New Roman" w:hAnsi="Times New Roman" w:cs="Times New Roman"/>
        </w:rPr>
        <w:t>LLC’d</w:t>
      </w:r>
      <w:proofErr w:type="spellEnd"/>
      <w:r w:rsidR="009F3E5D" w:rsidRPr="001A0A66">
        <w:rPr>
          <w:rFonts w:ascii="Times New Roman" w:hAnsi="Times New Roman" w:cs="Times New Roman"/>
        </w:rPr>
        <w:t xml:space="preserve"> web sites at any time nor in any manner. If </w:t>
      </w:r>
      <w:proofErr w:type="spellStart"/>
      <w:r w:rsidRPr="001A0A66">
        <w:rPr>
          <w:rFonts w:ascii="Times New Roman" w:hAnsi="Times New Roman" w:cs="Times New Roman"/>
        </w:rPr>
        <w:t>Mydancr</w:t>
      </w:r>
      <w:proofErr w:type="spellEnd"/>
      <w:r w:rsidRPr="001A0A66">
        <w:rPr>
          <w:rFonts w:ascii="Times New Roman" w:hAnsi="Times New Roman" w:cs="Times New Roman"/>
        </w:rPr>
        <w:t xml:space="preserve"> LL</w:t>
      </w:r>
      <w:r w:rsidR="009F3E5D" w:rsidRPr="001A0A66">
        <w:rPr>
          <w:rFonts w:ascii="Times New Roman" w:hAnsi="Times New Roman" w:cs="Times New Roman"/>
        </w:rPr>
        <w:t xml:space="preserve"> learns that personally identifiable information of persons under 18 years of age has been published on the Service, then </w:t>
      </w:r>
      <w:proofErr w:type="spellStart"/>
      <w:r w:rsidRPr="001A0A66">
        <w:rPr>
          <w:rFonts w:ascii="Times New Roman" w:hAnsi="Times New Roman" w:cs="Times New Roman"/>
        </w:rPr>
        <w:t>Mydancr</w:t>
      </w:r>
      <w:proofErr w:type="spellEnd"/>
      <w:r w:rsidRPr="001A0A66">
        <w:rPr>
          <w:rFonts w:ascii="Times New Roman" w:hAnsi="Times New Roman" w:cs="Times New Roman"/>
        </w:rPr>
        <w:t xml:space="preserve"> LLC</w:t>
      </w:r>
      <w:r w:rsidR="009F3E5D" w:rsidRPr="001A0A66">
        <w:rPr>
          <w:rFonts w:ascii="Times New Roman" w:hAnsi="Times New Roman" w:cs="Times New Roman"/>
        </w:rPr>
        <w:t xml:space="preserve"> will take the immediate, appropriate steps to remove this information, and may take the additional step of reporting to legal authorities.</w:t>
      </w:r>
    </w:p>
    <w:p w14:paraId="5F498965" w14:textId="5C3ABB85" w:rsidR="009F3E5D" w:rsidRPr="001A0A66" w:rsidRDefault="00154C5F" w:rsidP="009F3E5D">
      <w:pPr>
        <w:rPr>
          <w:rFonts w:ascii="Times New Roman" w:hAnsi="Times New Roman" w:cs="Times New Roman"/>
        </w:rPr>
      </w:pPr>
      <w:r w:rsidRPr="001A0A66">
        <w:rPr>
          <w:rFonts w:ascii="Times New Roman" w:hAnsi="Times New Roman" w:cs="Times New Roman"/>
        </w:rPr>
        <w:t>8</w:t>
      </w:r>
      <w:r w:rsidR="009F3E5D" w:rsidRPr="001A0A66">
        <w:rPr>
          <w:rFonts w:ascii="Times New Roman" w:hAnsi="Times New Roman" w:cs="Times New Roman"/>
        </w:rPr>
        <w:t>.</w:t>
      </w:r>
      <w:r w:rsidR="009F3E5D" w:rsidRPr="001A0A66">
        <w:rPr>
          <w:rFonts w:ascii="Times New Roman" w:hAnsi="Times New Roman" w:cs="Times New Roman"/>
        </w:rPr>
        <w:tab/>
        <w:t>WHAT ARE YOUR PRIVACY RIGHTS?</w:t>
      </w:r>
    </w:p>
    <w:p w14:paraId="2328D01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You may review, change, or terminate your account at any time.</w:t>
      </w:r>
    </w:p>
    <w:p w14:paraId="6FC2F6F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Withdrawing your consent: If we are relying on your consent to process your personal information, which may be express and/or implied consent depending on the applicable law, you have the right to withdraw your consent at any time. You can withdraw your consent at any time by contacting us by using the contact details provided in the section “HOW CAN YOU CONTACT US ABOUT THIS NOTICE?” below.</w:t>
      </w:r>
    </w:p>
    <w:p w14:paraId="258A277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However, please note that this will not affect the lawfulness of the processing before its withdrawal nor, when applicable law allows, will it affect the processing of your personal information conducted in reliance on lawful processing grounds other than consent.</w:t>
      </w:r>
    </w:p>
    <w:p>
      <w:pPr>
        <w:spacing w:before="120" w:after="120"/>
        <w:rPr>
          <w:ins w:id="50023" w:author="Codex feature update" w:date="2026-10-08T23:40:22Z"/>
        </w:rPr>
      </w:pPr>
      <w:ins w:id="50024" w:author="Codex feature update" w:date="2026-10-08T23:40:22Z">
        <w:r>
          <w:rPr>
            <w:rFonts w:ascii="Times New Roman" w:hAnsi="Times New Roman" w:cs="Times New Roman"/>
          </w:rPr>
          <w:t xml:space="preserve">Venue sharing and restricted access. Use Stop sharing in the club-sharing control or unfollow the club to remove your optional follower details from its customer list. This does not cancel active guest-list registrations or VIP requests. Request access, correction, or deletion from support@mydancr.com; for copies a venue independently holds or its separate marketing, also contact that venue. Dancers can use available visibility controls or contact support. Visibility changes, shift expiry, or link revocation affect subsequent authorized access but cannot recall information already viewed, downloaded, or retained by others.</w:t>
        </w:r>
      </w:ins>
    </w:p>
    <w:p w14:paraId="40180AA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Opting out of marketing and promotional communications: You can unsubscribe from our marketing and promotional communications at any time by clicking on the unsubscribe link in the emails that we send, replying “STOP” or “UNSUBSCRIBE” to the SMS messages that we send, or by contacting us using the details provided in the section “HOW CAN YOU CONTACT US ABOUT THIS NOTICE?” below. You will then be removed from the marketing lists. However, we may still communicate with you — for example, to send you service-related messages that are necessary for the administration and use of your account, to respond to service requests, or for other non-marketing purposes.</w:t>
      </w:r>
    </w:p>
    <w:p w14:paraId="755E1C2F" w14:textId="77777777" w:rsidR="009F3E5D" w:rsidRPr="001A0A66" w:rsidRDefault="009F3E5D" w:rsidP="009F3E5D">
      <w:pPr>
        <w:keepNext w:val="1"/>
        <w:rPr>
          <w:rFonts w:ascii="Times New Roman" w:hAnsi="Times New Roman" w:cs="Times New Roman"/>
        </w:rPr>
        <w:pPrChange w:id="51041" w:author="Codex QR and VIP alignment" w:date="2026-10-09T00:50:05Z">
          <w:pPr>
            <w:rPr>
              <w:rFonts w:ascii="Times New Roman" w:hAnsi="Times New Roman" w:cs="Times New Roman"/>
            </w:rPr>
          </w:pPr>
        </w:pPrChange>
      </w:pPr>
      <w:r w:rsidRPr="001A0A66">
        <w:rPr>
          <w:rFonts w:ascii="Times New Roman" w:hAnsi="Times New Roman" w:cs="Times New Roman"/>
        </w:rPr>
        <w:t>Account Information</w:t>
      </w:r>
    </w:p>
    <w:p w14:paraId="366C1DA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If you would at any time like to review or change the information in your account or terminate your account, you can:</w:t>
      </w:r>
    </w:p>
    <w:p w14:paraId="6CBA5CC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Log in to your account settings and update your user account.</w:t>
      </w:r>
    </w:p>
    <w:p w14:paraId="4485C7E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Upon your request to terminate your account, we will deactivate or delete your account and information from our active databases. However, we may retain some information in our files to prevent fraud, troubleshoot problems, assist with any investigations, enforce our legal terms and/or comply with applicable legal requirements.</w:t>
      </w:r>
    </w:p>
    <w:p w14:paraId="5B520C8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Cookies and similar technologies: Most Web browsers are set to accept cookies by default. If you prefer, you can usually choose to set your browser to remove cookies and to reject cookies. If you choose to remove cookies or reject cookies, this could affect certain features or services of our Services.</w:t>
      </w:r>
    </w:p>
    <w:p w14:paraId="75B798AA" w14:textId="7E1BEBA7"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If you have questions or comments about your privacy rights, you may email us at </w:t>
      </w:r>
      <w:hyperlink r:id="rId6"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p>
    <w:p w14:paraId="1F68BB1B" w14:textId="1E337294" w:rsidR="009F3E5D" w:rsidRPr="001A0A66" w:rsidRDefault="00154C5F" w:rsidP="009F3E5D">
      <w:pPr>
        <w:keepNext/>
        <w:rPr>
          <w:rFonts w:ascii="Times New Roman" w:hAnsi="Times New Roman" w:cs="Times New Roman"/>
        </w:rPr>
        <w:pPrChange w:id="50027" w:author="Codex feature update" w:date="2026-10-08T23:40:22Z">
          <w:pPr>
            <w:rPr>
              <w:rFonts w:ascii="Times New Roman" w:hAnsi="Times New Roman" w:cs="Times New Roman"/>
            </w:rPr>
          </w:pPr>
        </w:pPrChange>
      </w:pPr>
      <w:r w:rsidRPr="001A0A66">
        <w:rPr>
          <w:rFonts w:ascii="Times New Roman" w:hAnsi="Times New Roman" w:cs="Times New Roman"/>
        </w:rPr>
        <w:t>9</w:t>
      </w:r>
      <w:r w:rsidR="009F3E5D" w:rsidRPr="001A0A66">
        <w:rPr>
          <w:rFonts w:ascii="Times New Roman" w:hAnsi="Times New Roman" w:cs="Times New Roman"/>
        </w:rPr>
        <w:t>.</w:t>
      </w:r>
      <w:r w:rsidR="009F3E5D" w:rsidRPr="001A0A66">
        <w:rPr>
          <w:rFonts w:ascii="Times New Roman" w:hAnsi="Times New Roman" w:cs="Times New Roman"/>
        </w:rPr>
        <w:tab/>
        <w:t>CONTROLS FOR DO-NOT-TRACK FEATURES</w:t>
      </w:r>
    </w:p>
    <w:p w14:paraId="0FDEAC5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Most web browsers and some mobile operating systems and mobile applications include a Do-Not-Track (“DNT”) feature or setting you can activate to signal your privacy preference not to have data about your online browsing activities monitored and collected. At this stage no uniform technology standard for recognizing and implementing DNT signals has been finalized. As such, </w:t>
      </w:r>
      <w:r w:rsidRPr="001A0A66">
        <w:rPr>
          <w:rFonts w:ascii="Times New Roman" w:hAnsi="Times New Roman" w:cs="Times New Roman"/>
        </w:rPr>
        <w:lastRenderedPageBreak/>
        <w:t>we do not currently respond to DNT browser signals or any other mechanism that automatically communicates your choice not to be tracked online. If a standard for online tracking is adopted that we must follow in the future, we will inform you about that practice in a revised version of this privacy notice.</w:t>
      </w:r>
    </w:p>
    <w:p w14:paraId="6C863B8D" w14:textId="36BF4F83" w:rsidR="009F3E5D" w:rsidRPr="001A0A66" w:rsidRDefault="009F3E5D" w:rsidP="009F3E5D">
      <w:pPr>
        <w:rPr>
          <w:rFonts w:ascii="Times New Roman" w:hAnsi="Times New Roman" w:cs="Times New Roman"/>
        </w:rPr>
      </w:pPr>
      <w:r w:rsidRPr="001A0A66">
        <w:rPr>
          <w:rFonts w:ascii="Times New Roman" w:hAnsi="Times New Roman" w:cs="Times New Roman"/>
        </w:rPr>
        <w:t>1</w:t>
      </w:r>
      <w:r w:rsidR="00154C5F" w:rsidRPr="001A0A66">
        <w:rPr>
          <w:rFonts w:ascii="Times New Roman" w:hAnsi="Times New Roman" w:cs="Times New Roman"/>
        </w:rPr>
        <w:t>0</w:t>
      </w:r>
      <w:r w:rsidRPr="001A0A66">
        <w:rPr>
          <w:rFonts w:ascii="Times New Roman" w:hAnsi="Times New Roman" w:cs="Times New Roman"/>
        </w:rPr>
        <w:t>.</w:t>
      </w:r>
      <w:r w:rsidRPr="001A0A66">
        <w:rPr>
          <w:rFonts w:ascii="Times New Roman" w:hAnsi="Times New Roman" w:cs="Times New Roman"/>
        </w:rPr>
        <w:tab/>
        <w:t>DO UNITED STATES RESIDENTS HAVE SPECIFIC PRIVACY RIGHTS?</w:t>
      </w:r>
    </w:p>
    <w:p w14:paraId="74A7880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If you are a resident of California, Colorado, Utah, Connecticut or Virginia, you are granted specific rights regarding access to your personal information.</w:t>
      </w:r>
    </w:p>
    <w:p w14:paraId="4F2E0E5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may also collect other personal information outside of these categories through instances where you interact with us in person, online, or by phone or mail in the context of:</w:t>
      </w:r>
    </w:p>
    <w:p w14:paraId="34E8A91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Receiving help through our customer support channels;</w:t>
      </w:r>
    </w:p>
    <w:p w14:paraId="5CACE6B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Participation in customer surveys or contests; and</w:t>
      </w:r>
    </w:p>
    <w:p w14:paraId="701C269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Facilitation in the delivery of our Services and to respond to your inquiries.</w:t>
      </w:r>
    </w:p>
    <w:p w14:paraId="03015177" w14:textId="77777777" w:rsidR="009F3E5D" w:rsidRPr="001A0A66" w:rsidRDefault="009F3E5D" w:rsidP="009F3E5D">
      <w:pPr>
        <w:keepNext w:val="1"/>
        <w:rPr>
          <w:rFonts w:ascii="Times New Roman" w:hAnsi="Times New Roman" w:cs="Times New Roman"/>
        </w:rPr>
        <w:pPrChange w:id="51043" w:author="Codex QR and VIP alignment" w:date="2026-10-09T00:51:05Z">
          <w:pPr>
            <w:rPr>
              <w:rFonts w:ascii="Times New Roman" w:hAnsi="Times New Roman" w:cs="Times New Roman"/>
            </w:rPr>
          </w:pPr>
        </w:pPrChange>
      </w:pPr>
      <w:r w:rsidRPr="001A0A66">
        <w:rPr>
          <w:rFonts w:ascii="Times New Roman" w:hAnsi="Times New Roman" w:cs="Times New Roman"/>
        </w:rPr>
        <w:t>How do we use and share your personal information?</w:t>
      </w:r>
    </w:p>
    <w:p w14:paraId="649EF73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Learn about how we use your personal information in the section, “HOW DO WE PROCESS YOUR INFORMATION?“</w:t>
      </w:r>
    </w:p>
    <w:p w14:paraId="417E6FD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collect and share your personal information through:</w:t>
      </w:r>
    </w:p>
    <w:p w14:paraId="2A9575C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Targeting cookies/Marketing cookies</w:t>
      </w:r>
    </w:p>
    <w:p w14:paraId="42D52C7D" w14:textId="77777777" w:rsidR="009F3E5D" w:rsidRPr="001A0A66" w:rsidRDefault="009F3E5D" w:rsidP="009F3E5D">
      <w:pPr>
        <w:keepNext w:val="1"/>
        <w:rPr>
          <w:rFonts w:ascii="Times New Roman" w:hAnsi="Times New Roman" w:cs="Times New Roman"/>
        </w:rPr>
        <w:pPrChange w:id="51038" w:author="Codex QR and VIP alignment" w:date="2026-10-09T00:49:01Z">
          <w:pPr>
            <w:rPr>
              <w:rFonts w:ascii="Times New Roman" w:hAnsi="Times New Roman" w:cs="Times New Roman"/>
            </w:rPr>
          </w:pPr>
        </w:pPrChange>
      </w:pPr>
      <w:r w:rsidRPr="001A0A66">
        <w:rPr>
          <w:rFonts w:ascii="Times New Roman" w:hAnsi="Times New Roman" w:cs="Times New Roman"/>
        </w:rPr>
        <w:t>Will your information be shared with anyone else?</w:t>
      </w:r>
    </w:p>
    <w:p w14:paraId="07188A4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may disclose your personal information with our service providers pursuant to a written contract between us and each service provider. Learn more about how we disclose personal information to in the section, “WHEN AND WITH WHOM DO WE SHARE YOUR PERSONAL INFORMATION?“</w:t>
      </w:r>
    </w:p>
    <w:p w14:paraId="537DC1F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may use your personal information for our own business purposes, such as for undertaking internal research for technological development and demonstration. This is not considered to be “selling” of your personal information.</w:t>
      </w:r>
    </w:p>
    <w:p w14:paraId="1A86604B" w14:textId="77777777" w:rsidR="009F3E5D" w:rsidRPr="001A0A66" w:rsidRDefault="009F3E5D" w:rsidP="009F3E5D">
      <w:pPr>
        <w:rPr>
          <w:rFonts w:ascii="Times New Roman" w:hAnsi="Times New Roman" w:cs="Times New Roman"/>
        </w:rPr>
      </w:pPr>
      <w:del w:id="50025" w:author="Codex feature update" w:date="2026-10-08T23:40:22Z">
        <w:r w:rsidRPr="001A0A66">
          <w:rPr>
            <w:rFonts w:ascii="Times New Roman" w:hAnsi="Times New Roman" w:cs="Times New Roman"/>
          </w:rPr>
          <w:delText>We have not sold or shared any personal information to third parties for a business or commercial purpose in the preceding twelve (12) months. We have disclosed the following categories of personal information to third parties for a business or commercial purpose in the preceding twelve (12) months:</w:delText>
        </w:r>
      </w:del>
      <w:ins w:id="50026" w:author="Codex feature update" w:date="2026-10-08T23:40:22Z">
        <w:r>
          <w:rPr>
            <w:rFonts w:ascii="Times New Roman" w:hAnsi="Times New Roman" w:cs="Times New Roman"/>
          </w:rPr>
          <w:t xml:space="preserve">For the Internal roster, VIP, and venue-sharing features, we disclose identifiers, contact information, profile content, request activity, and consent information only as described in Section 3. These features do not authorize sale of that information or its use for cross-context behavioral advertising.</w:t>
        </w:r>
      </w:ins>
    </w:p>
    <w:p w14:paraId="3028EEF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categories of third parties to whom we disclosed personal information for a business or commercial purpose can be found under “WHEN AND WITH WHOM DO WE SHARE YOUR PERSONAL INFORMATION?“</w:t>
      </w:r>
    </w:p>
    <w:p w14:paraId="2D6566A2" w14:textId="77777777" w:rsidR="009F3E5D" w:rsidRPr="001A0A66" w:rsidRDefault="009F3E5D" w:rsidP="009F3E5D">
      <w:pPr>
        <w:keepNext w:val="1"/>
        <w:rPr>
          <w:rFonts w:ascii="Times New Roman" w:hAnsi="Times New Roman" w:cs="Times New Roman"/>
        </w:rPr>
        <w:pPrChange w:id="51044" w:author="Codex QR and VIP alignment" w:date="2026-10-09T00:51:05Z">
          <w:pPr>
            <w:rPr>
              <w:rFonts w:ascii="Times New Roman" w:hAnsi="Times New Roman" w:cs="Times New Roman"/>
            </w:rPr>
          </w:pPr>
        </w:pPrChange>
      </w:pPr>
      <w:r w:rsidRPr="001A0A66">
        <w:rPr>
          <w:rFonts w:ascii="Times New Roman" w:hAnsi="Times New Roman" w:cs="Times New Roman"/>
        </w:rPr>
        <w:lastRenderedPageBreak/>
        <w:t>California Residents</w:t>
      </w:r>
    </w:p>
    <w:p w14:paraId="261F1EF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California Civil Code Section 1798.83, also known as the “Shine The Light” law permits our users who are California residents to request and obtain from us, once a year and free of charge, information about categories of personal information (if any) we disclosed to third parties for direct marketing purposes and the names and addresses of all third parties with which we shared personal information in the immediately preceding calendar year. If you are a California resident and would like to make such a request, please submit your request in writing to us using the contact information provided below.</w:t>
      </w:r>
    </w:p>
    <w:p w14:paraId="12F3692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If you are under 18 years of age, reside in California, and have a registered account with the Services, you have the right to request removal of unwanted data that you publicly post on the Services. To request removal of such data, please contact us using the contact information provided below and include the email address associated with your account and a statement that you reside in California. We will make sure the data is not publicly displayed on the Services, but please be aware that the data may not be completely or comprehensively removed from all our systems (e.g., backups, etc.).</w:t>
      </w:r>
    </w:p>
    <w:p w14:paraId="1F1505CF" w14:textId="77777777" w:rsidR="009F3E5D" w:rsidRPr="001A0A66" w:rsidRDefault="009F3E5D" w:rsidP="009F3E5D">
      <w:pPr>
        <w:keepNext w:val="1"/>
        <w:rPr>
          <w:rFonts w:ascii="Times New Roman" w:hAnsi="Times New Roman" w:cs="Times New Roman"/>
        </w:rPr>
        <w:pPrChange w:id="51045" w:author="Codex QR and VIP alignment" w:date="2026-10-09T00:51:05Z">
          <w:pPr>
            <w:rPr>
              <w:rFonts w:ascii="Times New Roman" w:hAnsi="Times New Roman" w:cs="Times New Roman"/>
            </w:rPr>
          </w:pPr>
        </w:pPrChange>
      </w:pPr>
      <w:r w:rsidRPr="001A0A66">
        <w:rPr>
          <w:rFonts w:ascii="Times New Roman" w:hAnsi="Times New Roman" w:cs="Times New Roman"/>
        </w:rPr>
        <w:t>CCPA Privacy Notice</w:t>
      </w:r>
    </w:p>
    <w:p w14:paraId="048CA27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This section applies only to California residents. Under the California Consumer Privacy Act (CCPA), you have the rights listed below.</w:t>
      </w:r>
    </w:p>
    <w:p w14:paraId="2241F8B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California Code of Regulations defines a “residents” as:</w:t>
      </w:r>
    </w:p>
    <w:p w14:paraId="57EF488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1.</w:t>
      </w:r>
      <w:r w:rsidRPr="001A0A66">
        <w:rPr>
          <w:rFonts w:ascii="Times New Roman" w:hAnsi="Times New Roman" w:cs="Times New Roman"/>
        </w:rPr>
        <w:tab/>
        <w:t>every individual who is in the State of California for other than a temporary or transitory purpose and</w:t>
      </w:r>
    </w:p>
    <w:p w14:paraId="11BDC71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2.</w:t>
      </w:r>
      <w:r w:rsidRPr="001A0A66">
        <w:rPr>
          <w:rFonts w:ascii="Times New Roman" w:hAnsi="Times New Roman" w:cs="Times New Roman"/>
        </w:rPr>
        <w:tab/>
        <w:t>every individual who is domiciled in the State of California who is outside the State of California for a temporary or transitory purpose</w:t>
      </w:r>
    </w:p>
    <w:p w14:paraId="388BC713"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All other individuals are defined as “non-residents.”</w:t>
      </w:r>
    </w:p>
    <w:p w14:paraId="6560F83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If this definition of “resident” applies to you, we must adhere to certain rights and obligations regarding your personal information.</w:t>
      </w:r>
    </w:p>
    <w:p w14:paraId="541E7D44" w14:textId="77777777" w:rsidR="009F3E5D" w:rsidRPr="001A0A66" w:rsidRDefault="009F3E5D" w:rsidP="009F3E5D">
      <w:pPr>
        <w:keepNext/>
        <w:rPr>
          <w:rFonts w:ascii="Times New Roman" w:hAnsi="Times New Roman" w:cs="Times New Roman"/>
        </w:rPr>
        <w:pPrChange w:id="50028" w:author="Codex feature update" w:date="2026-10-08T23:40:22Z">
          <w:pPr>
            <w:rPr>
              <w:rFonts w:ascii="Times New Roman" w:hAnsi="Times New Roman" w:cs="Times New Roman"/>
            </w:rPr>
          </w:pPr>
        </w:pPrChange>
      </w:pPr>
      <w:r w:rsidRPr="001A0A66">
        <w:rPr>
          <w:rFonts w:ascii="Times New Roman" w:hAnsi="Times New Roman" w:cs="Times New Roman"/>
        </w:rPr>
        <w:t>Your rights with respect to your personal data</w:t>
      </w:r>
    </w:p>
    <w:p w14:paraId="30B87125" w14:textId="77777777" w:rsidR="009F3E5D" w:rsidRPr="001A0A66" w:rsidRDefault="009F3E5D" w:rsidP="009F3E5D">
      <w:pPr>
        <w:keepNext/>
        <w:rPr>
          <w:rFonts w:ascii="Times New Roman" w:hAnsi="Times New Roman" w:cs="Times New Roman"/>
        </w:rPr>
        <w:pPrChange w:id="50029" w:author="Codex feature update" w:date="2026-10-08T23:40:22Z">
          <w:pPr>
            <w:rPr>
              <w:rFonts w:ascii="Times New Roman" w:hAnsi="Times New Roman" w:cs="Times New Roman"/>
            </w:rPr>
          </w:pPr>
        </w:pPrChange>
      </w:pPr>
      <w:r w:rsidRPr="001A0A66">
        <w:rPr>
          <w:rFonts w:ascii="Times New Roman" w:hAnsi="Times New Roman" w:cs="Times New Roman"/>
        </w:rPr>
        <w:t>Right to request deletion of the data — Request to delete</w:t>
      </w:r>
    </w:p>
    <w:p w14:paraId="2ED9714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You can ask for the deletion of your personal information. If you ask us to delete your personal information, we will respect your request and delete your personal information, subject to certain exceptions provided by law, such as (but not limited to) the exercise by another consumer of his or her right to free speech, our compliance requirements resulting from a legal obligation, or any processing that may be required to protect against illegal activities.</w:t>
      </w:r>
    </w:p>
    <w:p w14:paraId="66DCA782" w14:textId="77777777" w:rsidR="009F3E5D" w:rsidRPr="001A0A66" w:rsidRDefault="009F3E5D" w:rsidP="009F3E5D">
      <w:pPr>
        <w:keepNext w:val="1"/>
        <w:rPr>
          <w:rFonts w:ascii="Times New Roman" w:hAnsi="Times New Roman" w:cs="Times New Roman"/>
        </w:rPr>
        <w:pPrChange w:id="51046" w:author="Codex QR and VIP alignment" w:date="2026-10-09T00:51:05Z">
          <w:pPr>
            <w:rPr>
              <w:rFonts w:ascii="Times New Roman" w:hAnsi="Times New Roman" w:cs="Times New Roman"/>
            </w:rPr>
          </w:pPr>
        </w:pPrChange>
      </w:pPr>
      <w:r w:rsidRPr="001A0A66">
        <w:rPr>
          <w:rFonts w:ascii="Times New Roman" w:hAnsi="Times New Roman" w:cs="Times New Roman"/>
        </w:rPr>
        <w:t>Right to be informed — Request to know</w:t>
      </w:r>
    </w:p>
    <w:p w14:paraId="3A130ED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Depending on the circumstances, you have a right to know:</w:t>
      </w:r>
    </w:p>
    <w:p w14:paraId="082CA46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whether we collect and use your personal information;</w:t>
      </w:r>
    </w:p>
    <w:p w14:paraId="33AAA3A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categories of personal information that we collect;</w:t>
      </w:r>
    </w:p>
    <w:p w14:paraId="34563BE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purposes for which the collected personal information is used;</w:t>
      </w:r>
    </w:p>
    <w:p w14:paraId="6B43EF4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whether we sell or share personal information to third parties;</w:t>
      </w:r>
    </w:p>
    <w:p w14:paraId="283EFD5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categories of personal information that we sold, shared, or disclosed for a business purpose;</w:t>
      </w:r>
    </w:p>
    <w:p w14:paraId="1388B86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categories of third parties to whom the personal information was sold, shared, or disclosed for a business purpose;</w:t>
      </w:r>
    </w:p>
    <w:p w14:paraId="7F175F8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business or commercial purpose for collecting, selling, or sharing personal information; and</w:t>
      </w:r>
    </w:p>
    <w:p w14:paraId="3EB8672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the specific pieces of personal information we collected about you.</w:t>
      </w:r>
    </w:p>
    <w:p w14:paraId="435B1EE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accordance with applicable law, we are not obligated to provide or delete consumer information that is de-identified in response to a consumer request or to re-identify individual data to verify a consumer request.</w:t>
      </w:r>
    </w:p>
    <w:p w14:paraId="19BDAA43" w14:textId="77777777" w:rsidR="009F3E5D" w:rsidRPr="001A0A66" w:rsidRDefault="009F3E5D" w:rsidP="009F3E5D">
      <w:pPr>
        <w:keepNext w:val="1"/>
        <w:rPr>
          <w:rFonts w:ascii="Times New Roman" w:hAnsi="Times New Roman" w:cs="Times New Roman"/>
        </w:rPr>
        <w:pPrChange w:id="51042" w:author="Codex QR and VIP alignment" w:date="2026-10-09T00:50:05Z">
          <w:pPr>
            <w:rPr>
              <w:rFonts w:ascii="Times New Roman" w:hAnsi="Times New Roman" w:cs="Times New Roman"/>
            </w:rPr>
          </w:pPr>
        </w:pPrChange>
      </w:pPr>
      <w:r w:rsidRPr="001A0A66">
        <w:rPr>
          <w:rFonts w:ascii="Times New Roman" w:hAnsi="Times New Roman" w:cs="Times New Roman"/>
        </w:rPr>
        <w:t>Right to Non-Discrimination for the Exercise of a Consumer’s Privacy Rights</w:t>
      </w:r>
    </w:p>
    <w:p w14:paraId="1C39891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will not discriminate against you if you exercise your privacy rights.</w:t>
      </w:r>
    </w:p>
    <w:p w14:paraId="664DB68F" w14:textId="77777777" w:rsidR="009F3E5D" w:rsidRPr="001A0A66" w:rsidRDefault="009F3E5D" w:rsidP="009F3E5D">
      <w:pPr>
        <w:keepNext w:val="1"/>
        <w:rPr>
          <w:rFonts w:ascii="Times New Roman" w:hAnsi="Times New Roman" w:cs="Times New Roman"/>
        </w:rPr>
        <w:pPrChange w:id="51039" w:author="Codex QR and VIP alignment" w:date="2026-10-09T00:49:01Z">
          <w:pPr>
            <w:rPr>
              <w:rFonts w:ascii="Times New Roman" w:hAnsi="Times New Roman" w:cs="Times New Roman"/>
            </w:rPr>
          </w:pPr>
        </w:pPrChange>
      </w:pPr>
      <w:r w:rsidRPr="001A0A66">
        <w:rPr>
          <w:rFonts w:ascii="Times New Roman" w:hAnsi="Times New Roman" w:cs="Times New Roman"/>
        </w:rPr>
        <w:t>Right to Limit Use and Disclosure of Sensitive Personal Information</w:t>
      </w:r>
    </w:p>
    <w:p w14:paraId="4E617F6A" w14:textId="77777777" w:rsidR="009F3E5D" w:rsidRPr="001A0A66" w:rsidRDefault="009F3E5D" w:rsidP="009F3E5D">
      <w:pPr>
        <w:keepNext w:val="1"/>
        <w:rPr>
          <w:rFonts w:ascii="Times New Roman" w:hAnsi="Times New Roman" w:cs="Times New Roman"/>
        </w:rPr>
        <w:pPrChange w:id="51040" w:author="Codex QR and VIP alignment" w:date="2026-10-09T00:49:01Z">
          <w:pPr>
            <w:rPr>
              <w:rFonts w:ascii="Times New Roman" w:hAnsi="Times New Roman" w:cs="Times New Roman"/>
            </w:rPr>
          </w:pPr>
        </w:pPrChange>
      </w:pPr>
      <w:r w:rsidRPr="001A0A66">
        <w:rPr>
          <w:rFonts w:ascii="Times New Roman" w:hAnsi="Times New Roman" w:cs="Times New Roman"/>
        </w:rPr>
        <w:t>If the business collects any of the following:</w:t>
      </w:r>
    </w:p>
    <w:p w14:paraId="0D61DBD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social security information, drivers’ licenses, state ID cards, passport numbers</w:t>
      </w:r>
    </w:p>
    <w:p w14:paraId="7E3B111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account login information</w:t>
      </w:r>
    </w:p>
    <w:p w14:paraId="3B0B2DE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credit card numbers, financial account information, or credentials allowing access to such accounts</w:t>
      </w:r>
    </w:p>
    <w:p w14:paraId="36EC66F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precise geolocation</w:t>
      </w:r>
    </w:p>
    <w:p w14:paraId="2636AAC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racial or ethnic origin, religious or philosophical beliefs, union membership</w:t>
      </w:r>
    </w:p>
    <w:p w14:paraId="1A41A19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the contents of email and text, unless the business is the intended recipient of the communication</w:t>
      </w:r>
    </w:p>
    <w:p w14:paraId="62E0811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genetic data, biometric data, and health data</w:t>
      </w:r>
    </w:p>
    <w:p w14:paraId="59C4E60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data concerning sexual orientation and sex life</w:t>
      </w:r>
    </w:p>
    <w:p w14:paraId="71BAA8B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t>
      </w:r>
      <w:r w:rsidRPr="001A0A66">
        <w:rPr>
          <w:rFonts w:ascii="Times New Roman" w:hAnsi="Times New Roman" w:cs="Times New Roman"/>
        </w:rPr>
        <w:tab/>
        <w:t>you have the right to direct that business to limit its use of your sensitive personal information to that use which is necessary to perform the Services.</w:t>
      </w:r>
    </w:p>
    <w:p w14:paraId="20E7311A"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Once a business receives your request, they are no longer allowed to use or disclose your sensitive personal information for any other purpose unless you provide consent for the use or disclosure of sensitive personal information for additional purposes.</w:t>
      </w:r>
    </w:p>
    <w:p w14:paraId="605363F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Please note that sensitive personal information that is collected or processed without the purpose of inferring characteristics about a consumer is not covered by this right, as well as the publicly available information.</w:t>
      </w:r>
    </w:p>
    <w:p w14:paraId="7A2F23C4" w14:textId="54BEE1A0"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To exercise your right to limit use and disclosure of sensitive personal information, please email </w:t>
      </w:r>
      <w:r w:rsidR="00C33F14" w:rsidRPr="001A0A66">
        <w:rPr>
          <w:rFonts w:ascii="Times New Roman" w:hAnsi="Times New Roman" w:cs="Times New Roman"/>
        </w:rPr>
        <w:t>support@mydancr.com</w:t>
      </w:r>
      <w:r w:rsidRPr="001A0A66">
        <w:rPr>
          <w:rFonts w:ascii="Times New Roman" w:hAnsi="Times New Roman" w:cs="Times New Roman"/>
        </w:rPr>
        <w:t xml:space="preserve"> </w:t>
      </w:r>
      <w:r w:rsidR="00C33F14" w:rsidRPr="001A0A66">
        <w:rPr>
          <w:rFonts w:ascii="Times New Roman" w:hAnsi="Times New Roman" w:cs="Times New Roman"/>
        </w:rPr>
        <w:t>and</w:t>
      </w:r>
      <w:r w:rsidRPr="001A0A66">
        <w:rPr>
          <w:rFonts w:ascii="Times New Roman" w:hAnsi="Times New Roman" w:cs="Times New Roman"/>
        </w:rPr>
        <w:t xml:space="preserve"> submit a data subject access request.</w:t>
      </w:r>
    </w:p>
    <w:p w14:paraId="136C60D4" w14:textId="739A2D9C" w:rsidR="00C33F14" w:rsidRPr="001A0A66" w:rsidRDefault="00C33F14" w:rsidP="009F3E5D">
      <w:pPr>
        <w:rPr>
          <w:rFonts w:ascii="Times New Roman" w:hAnsi="Times New Roman" w:cs="Times New Roman"/>
        </w:rPr>
      </w:pPr>
      <w:r w:rsidRPr="001A0A66">
        <w:rPr>
          <w:rFonts w:ascii="Times New Roman" w:hAnsi="Times New Roman" w:cs="Times New Roman"/>
        </w:rPr>
        <w:t xml:space="preserve">Click here for our </w:t>
      </w:r>
      <w:r w:rsidRPr="001A0A66">
        <w:rPr>
          <w:rFonts w:ascii="Times New Roman" w:hAnsi="Times New Roman" w:cs="Times New Roman"/>
          <w:highlight w:val="yellow"/>
        </w:rPr>
        <w:t>[California Privacy Addendum]</w:t>
      </w:r>
    </w:p>
    <w:p w14:paraId="7D7C0E03" w14:textId="77777777" w:rsidR="009F3E5D" w:rsidRPr="001A0A66" w:rsidRDefault="009F3E5D" w:rsidP="009F3E5D">
      <w:pPr>
        <w:keepNext w:val="1"/>
        <w:rPr>
          <w:rFonts w:ascii="Times New Roman" w:hAnsi="Times New Roman" w:cs="Times New Roman"/>
        </w:rPr>
        <w:pPrChange w:id="51047" w:author="Codex QR and VIP alignment" w:date="2026-10-09T00:51:05Z">
          <w:pPr>
            <w:rPr>
              <w:rFonts w:ascii="Times New Roman" w:hAnsi="Times New Roman" w:cs="Times New Roman"/>
            </w:rPr>
          </w:pPr>
        </w:pPrChange>
      </w:pPr>
      <w:r w:rsidRPr="001A0A66">
        <w:rPr>
          <w:rFonts w:ascii="Times New Roman" w:hAnsi="Times New Roman" w:cs="Times New Roman"/>
        </w:rPr>
        <w:t>Verification process</w:t>
      </w:r>
    </w:p>
    <w:p w14:paraId="1B32740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Upon receiving your request, we will need to verify your identity to determine you are the same person about whom we have the information in our system. These verification efforts require us to ask you to provide information so that we can match it with information you have previously provided us. For instance, depending on the type of request you submit, we may ask you to provide certain information so that we can match the information you provide with the information we already have on file, or we may contact you through a communication method (e.g., phone or email) that you have previously provided to us. We may also use other verification methods as the circumstances dictate.</w:t>
      </w:r>
    </w:p>
    <w:p w14:paraId="799978B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will only use personal information provided in your request to verify your identity or authority to make the request. To the extent possible, we will avoid requesting additional information from you for the purposes of verification. However, if we cannot verify your identity from the information already maintained by us, we may request that you provide additional information for the purposes of verifying your identity and for security or fraud-prevention purposes. We will delete such additionally provided information as soon as we finish verifying you.</w:t>
      </w:r>
    </w:p>
    <w:p w14:paraId="0FB91EB0" w14:textId="77777777" w:rsidR="009F3E5D" w:rsidRPr="001A0A66" w:rsidRDefault="009F3E5D" w:rsidP="009F3E5D">
      <w:pPr>
        <w:keepNext w:val="1"/>
        <w:rPr>
          <w:rFonts w:ascii="Times New Roman" w:hAnsi="Times New Roman" w:cs="Times New Roman"/>
        </w:rPr>
        <w:pPrChange w:id="51048" w:author="Codex QR and VIP alignment" w:date="2026-10-09T00:51:05Z">
          <w:pPr>
            <w:rPr>
              <w:rFonts w:ascii="Times New Roman" w:hAnsi="Times New Roman" w:cs="Times New Roman"/>
            </w:rPr>
          </w:pPr>
        </w:pPrChange>
      </w:pPr>
      <w:r w:rsidRPr="001A0A66">
        <w:rPr>
          <w:rFonts w:ascii="Times New Roman" w:hAnsi="Times New Roman" w:cs="Times New Roman"/>
        </w:rPr>
        <w:t>Other privacy rights</w:t>
      </w:r>
    </w:p>
    <w:p w14:paraId="4BDAF28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You may object to the processing of your personal information.</w:t>
      </w:r>
    </w:p>
    <w:p w14:paraId="2996B51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You may request correction of your personal data if it is incorrect or no longer relevant, or ask to restrict the processing of the information.</w:t>
      </w:r>
    </w:p>
    <w:p w14:paraId="15AD952A"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You can designate an authorized agent to make a request under the CCPA on your behalf. We may deny a request from an authorized agent that does not submit proof that they have been validly authorized to act on your behalf in accordance with the CCPA.</w:t>
      </w:r>
    </w:p>
    <w:p w14:paraId="18E62E4B" w14:textId="4524F6CA" w:rsidR="009F3E5D" w:rsidRPr="001A0A66" w:rsidRDefault="009F3E5D" w:rsidP="009F3E5D">
      <w:pPr>
        <w:rPr>
          <w:rFonts w:ascii="Times New Roman" w:hAnsi="Times New Roman" w:cs="Times New Roman"/>
        </w:rPr>
      </w:pPr>
      <w:r w:rsidRPr="001A0A66">
        <w:rPr>
          <w:rFonts w:ascii="Times New Roman" w:hAnsi="Times New Roman" w:cs="Times New Roman"/>
        </w:rPr>
        <w:t>You may request to opt out from future selling or sharing of your personal information to third parties. Upon receiving an opt-out request, we will act upon the request as soon as feasibly possible, but no later than fifteen (15) days from the date</w:t>
      </w:r>
      <w:r w:rsidR="00C33F14" w:rsidRPr="001A0A66">
        <w:rPr>
          <w:rFonts w:ascii="Times New Roman" w:hAnsi="Times New Roman" w:cs="Times New Roman"/>
        </w:rPr>
        <w:t xml:space="preserve"> </w:t>
      </w:r>
      <w:r w:rsidRPr="001A0A66">
        <w:rPr>
          <w:rFonts w:ascii="Times New Roman" w:hAnsi="Times New Roman" w:cs="Times New Roman"/>
        </w:rPr>
        <w:t>of the request submission.</w:t>
      </w:r>
    </w:p>
    <w:p w14:paraId="518AA8BF" w14:textId="58602A90"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 xml:space="preserve">To exercise these rights, you can contact us by submitting a data subject access request, by email at </w:t>
      </w:r>
      <w:hyperlink r:id="rId7"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 xml:space="preserve"> or by referring to the contact details at the bottom of this document. If you have a complaint about how we handle your data, we would like to hear from you.</w:t>
      </w:r>
    </w:p>
    <w:p w14:paraId="4F787563" w14:textId="77777777" w:rsidR="009F3E5D" w:rsidRPr="001A0A66" w:rsidRDefault="009F3E5D" w:rsidP="009F3E5D">
      <w:pPr>
        <w:keepNext w:val="1"/>
        <w:rPr>
          <w:rFonts w:ascii="Times New Roman" w:hAnsi="Times New Roman" w:cs="Times New Roman"/>
        </w:rPr>
        <w:pPrChange w:id="51049" w:author="Codex QR and VIP alignment" w:date="2026-10-09T00:51:05Z">
          <w:pPr>
            <w:rPr>
              <w:rFonts w:ascii="Times New Roman" w:hAnsi="Times New Roman" w:cs="Times New Roman"/>
            </w:rPr>
          </w:pPr>
        </w:pPrChange>
      </w:pPr>
      <w:r w:rsidRPr="001A0A66">
        <w:rPr>
          <w:rFonts w:ascii="Times New Roman" w:hAnsi="Times New Roman" w:cs="Times New Roman"/>
        </w:rPr>
        <w:t>Colorado Residents</w:t>
      </w:r>
    </w:p>
    <w:p w14:paraId="5B3C342D"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This section applies only to Colorado residents. Under the Colorado Privacy Act (CPA), you have the rights listed below. However, these rights are not absolute, and in certain cases, we may decline your request as permitted by law.</w:t>
      </w:r>
    </w:p>
    <w:p w14:paraId="2FAA7AB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be informed whether or not we are processing your personal data</w:t>
      </w:r>
    </w:p>
    <w:p w14:paraId="3A3191B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access your personal data</w:t>
      </w:r>
    </w:p>
    <w:p w14:paraId="1AAF38C0"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correct inaccuracies in your personal data</w:t>
      </w:r>
    </w:p>
    <w:p w14:paraId="4F20E47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request deletion of your personal data</w:t>
      </w:r>
    </w:p>
    <w:p w14:paraId="3BEA2E8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obtain a copy of the personal data you previously shared with us</w:t>
      </w:r>
    </w:p>
    <w:p w14:paraId="2206F351"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opt out of the processing of your personal data if it is used for targeted advertising, the sale of personal data, or profiling in furtherance of decisions that produce legal or similarly significant effects (“profiling”)</w:t>
      </w:r>
    </w:p>
    <w:p w14:paraId="7FB125D7" w14:textId="0F6D2803"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To submit a request to exercise these rights described above, please email </w:t>
      </w:r>
      <w:hyperlink r:id="rId8"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or submit a data subject access request.</w:t>
      </w:r>
    </w:p>
    <w:p w14:paraId="4A05AAE2" w14:textId="3CCC4547"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If we decline to take action regarding your request and you wish to appeal our decision, please email us at </w:t>
      </w:r>
      <w:hyperlink r:id="rId9"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 xml:space="preserve"> Within forty-five (45) days of receipt of an appeal, we will inform you in writing of any action taken or not taken in response to the appeal, including a written explanation of the reasons for the decisions.</w:t>
      </w:r>
    </w:p>
    <w:p w14:paraId="56796AA7" w14:textId="77777777" w:rsidR="009F3E5D" w:rsidRPr="001A0A66" w:rsidRDefault="009F3E5D" w:rsidP="009F3E5D">
      <w:pPr>
        <w:keepNext w:val="1"/>
        <w:rPr>
          <w:rFonts w:ascii="Times New Roman" w:hAnsi="Times New Roman" w:cs="Times New Roman"/>
        </w:rPr>
        <w:pPrChange w:id="51050" w:author="Codex QR and VIP alignment" w:date="2026-10-09T00:51:05Z">
          <w:pPr>
            <w:rPr>
              <w:rFonts w:ascii="Times New Roman" w:hAnsi="Times New Roman" w:cs="Times New Roman"/>
            </w:rPr>
          </w:pPr>
        </w:pPrChange>
      </w:pPr>
      <w:r w:rsidRPr="001A0A66">
        <w:rPr>
          <w:rFonts w:ascii="Times New Roman" w:hAnsi="Times New Roman" w:cs="Times New Roman"/>
        </w:rPr>
        <w:t>Connecticut Residents</w:t>
      </w:r>
    </w:p>
    <w:p w14:paraId="0AFD7E9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This section applies only to Connecticut residents. Under the Connecticut Data Privacy Act (CTDPA), you have the rights listed below. However, these rights are not absolute, and in certain cases, we may decline your request as permitted by law.</w:t>
      </w:r>
    </w:p>
    <w:p w14:paraId="39EED66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be informed whether or not we are processing your personal data</w:t>
      </w:r>
    </w:p>
    <w:p w14:paraId="1AA3FBF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access your personal data</w:t>
      </w:r>
    </w:p>
    <w:p w14:paraId="2005342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correct inaccuracies in your personal data</w:t>
      </w:r>
    </w:p>
    <w:p w14:paraId="02AF843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request deletion of your personal data</w:t>
      </w:r>
    </w:p>
    <w:p w14:paraId="226FA14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obtain a copy of the personal data you previously shared with us</w:t>
      </w:r>
    </w:p>
    <w:p w14:paraId="2F8AC0DE"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lastRenderedPageBreak/>
        <w:t>Right to opt out of the processing of your personal data if it is used for targeted advertising, the sale of personal data, or profiling in furtherance of decisions that produce legal or similarly significant effects (“profiling”)</w:t>
      </w:r>
    </w:p>
    <w:p w14:paraId="7915C53C" w14:textId="0653CFEF"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To submit a request to exercise these rights described above, please email </w:t>
      </w:r>
      <w:hyperlink r:id="rId10"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or submit a data subject access request.</w:t>
      </w:r>
    </w:p>
    <w:p w14:paraId="533C7EAA" w14:textId="27CCFC4B" w:rsidR="009F3E5D" w:rsidRPr="001A0A66" w:rsidRDefault="009F3E5D" w:rsidP="009F3E5D">
      <w:pPr>
        <w:rPr>
          <w:rFonts w:ascii="Times New Roman" w:hAnsi="Times New Roman" w:cs="Times New Roman"/>
        </w:rPr>
      </w:pPr>
      <w:r w:rsidRPr="001A0A66">
        <w:rPr>
          <w:rFonts w:ascii="Times New Roman" w:hAnsi="Times New Roman" w:cs="Times New Roman"/>
        </w:rPr>
        <w:t>If we decline to take action regarding your request and you wish to appeal our decision, please email us at</w:t>
      </w:r>
      <w:r w:rsidR="00C33F14" w:rsidRPr="001A0A66">
        <w:rPr>
          <w:rFonts w:ascii="Times New Roman" w:hAnsi="Times New Roman" w:cs="Times New Roman"/>
        </w:rPr>
        <w:t xml:space="preserve"> </w:t>
      </w:r>
      <w:hyperlink r:id="rId11"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 Within sixty (60) days of receipt of an appeal, we will inform you in writing of any action taken or not taken in response to the appeal, including a written explanation of the reasons for the decisions.</w:t>
      </w:r>
    </w:p>
    <w:p w14:paraId="52D420F0" w14:textId="77777777" w:rsidR="009F3E5D" w:rsidRPr="001A0A66" w:rsidRDefault="009F3E5D" w:rsidP="009F3E5D">
      <w:pPr>
        <w:keepNext w:val="1"/>
        <w:rPr>
          <w:rFonts w:ascii="Times New Roman" w:hAnsi="Times New Roman" w:cs="Times New Roman"/>
        </w:rPr>
        <w:pPrChange w:id="51051" w:author="Codex QR and VIP alignment" w:date="2026-10-09T00:51:05Z">
          <w:pPr>
            <w:rPr>
              <w:rFonts w:ascii="Times New Roman" w:hAnsi="Times New Roman" w:cs="Times New Roman"/>
            </w:rPr>
          </w:pPr>
        </w:pPrChange>
      </w:pPr>
      <w:r w:rsidRPr="001A0A66">
        <w:rPr>
          <w:rFonts w:ascii="Times New Roman" w:hAnsi="Times New Roman" w:cs="Times New Roman"/>
        </w:rPr>
        <w:t>Utah Residents</w:t>
      </w:r>
    </w:p>
    <w:p w14:paraId="2F008795"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This section applies only to Utah residents. Under the Utah Consumer Privacy Act (UCPA), you have the rights listed below. However, these rights are not absolute, and in certain cases, we may decline your request as permitted by law.</w:t>
      </w:r>
    </w:p>
    <w:p w14:paraId="425E244A"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be informed whether or not we are processing your personal data</w:t>
      </w:r>
    </w:p>
    <w:p w14:paraId="30A2F77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access your personal data</w:t>
      </w:r>
    </w:p>
    <w:p w14:paraId="76FC35C4"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request deletion of your personal data</w:t>
      </w:r>
    </w:p>
    <w:p w14:paraId="44A7A07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obtain a copy of the personal data you previously shared with us</w:t>
      </w:r>
    </w:p>
    <w:p w14:paraId="6DC4675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opt out of the processing of your personal data if it is used for targeted advertising or the sale of personal data</w:t>
      </w:r>
    </w:p>
    <w:p w14:paraId="22BCB06C" w14:textId="4C44B7D7"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To submit a request to exercise these rights described above, please email </w:t>
      </w:r>
      <w:hyperlink r:id="rId12"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or submit a data subject access request.</w:t>
      </w:r>
    </w:p>
    <w:p w14:paraId="3BC8EDFC" w14:textId="77777777" w:rsidR="009F3E5D" w:rsidRPr="001A0A66" w:rsidRDefault="009F3E5D" w:rsidP="009F3E5D">
      <w:pPr>
        <w:keepNext w:val="1"/>
        <w:rPr>
          <w:rFonts w:ascii="Times New Roman" w:hAnsi="Times New Roman" w:cs="Times New Roman"/>
        </w:rPr>
        <w:pPrChange w:id="51052" w:author="Codex QR and VIP alignment" w:date="2026-10-09T00:51:05Z">
          <w:pPr>
            <w:rPr>
              <w:rFonts w:ascii="Times New Roman" w:hAnsi="Times New Roman" w:cs="Times New Roman"/>
            </w:rPr>
          </w:pPr>
        </w:pPrChange>
      </w:pPr>
      <w:r w:rsidRPr="001A0A66">
        <w:rPr>
          <w:rFonts w:ascii="Times New Roman" w:hAnsi="Times New Roman" w:cs="Times New Roman"/>
        </w:rPr>
        <w:t>Virginia Residents</w:t>
      </w:r>
    </w:p>
    <w:p w14:paraId="265EB2B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Under the Virginia Consumer Data Protection Act (VCDPA):</w:t>
      </w:r>
    </w:p>
    <w:p w14:paraId="19FAEBFA"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“Consumer” means a natural person who is a resident of the Commonwealth acting only in an individual or household context. It does not include a natural person acting in a commercial or employment context.</w:t>
      </w:r>
    </w:p>
    <w:p w14:paraId="4A3B92F6"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“Personal data” means any information that is linked or reasonably linkable to an identified or identifiable natural person. “Personal data” does not include de-identified data or publicly available information.</w:t>
      </w:r>
    </w:p>
    <w:p w14:paraId="6A81C999"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“Sale of personal data” means the exchange of personal data for monetary consideration.</w:t>
      </w:r>
    </w:p>
    <w:p w14:paraId="101FD172"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If this definition of “consumer” applies to you, we must adhere to certain rights and obligations regarding your personal data.</w:t>
      </w:r>
    </w:p>
    <w:p w14:paraId="2FB2B43E" w14:textId="77777777" w:rsidR="009F3E5D" w:rsidRPr="001A0A66" w:rsidRDefault="009F3E5D" w:rsidP="009F3E5D">
      <w:pPr>
        <w:keepNext w:val="1"/>
        <w:rPr>
          <w:rFonts w:ascii="Times New Roman" w:hAnsi="Times New Roman" w:cs="Times New Roman"/>
        </w:rPr>
        <w:pPrChange w:id="51053" w:author="Codex QR and VIP alignment" w:date="2026-10-09T00:51:05Z">
          <w:pPr>
            <w:rPr>
              <w:rFonts w:ascii="Times New Roman" w:hAnsi="Times New Roman" w:cs="Times New Roman"/>
            </w:rPr>
          </w:pPr>
        </w:pPrChange>
      </w:pPr>
      <w:r w:rsidRPr="001A0A66">
        <w:rPr>
          <w:rFonts w:ascii="Times New Roman" w:hAnsi="Times New Roman" w:cs="Times New Roman"/>
        </w:rPr>
        <w:lastRenderedPageBreak/>
        <w:t>Your rights with respect to your personal data</w:t>
      </w:r>
    </w:p>
    <w:p w14:paraId="75B98058"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be informed whether or not we are processing your personal data</w:t>
      </w:r>
    </w:p>
    <w:p w14:paraId="687D974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access your personal data</w:t>
      </w:r>
    </w:p>
    <w:p w14:paraId="352204AB"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correct inaccuracies in your personal data Right to request deletion of your personal data</w:t>
      </w:r>
    </w:p>
    <w:p w14:paraId="7519E79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obtain a copy of the personal data you previously shared with us</w:t>
      </w:r>
    </w:p>
    <w:p w14:paraId="7DD6730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Right to opt out of the processing of your personal data if it is used for targeted advertising, the sale of personal data, or profiling in furtherance of decisions that produce legal or similarly significant effects (“profiling”)</w:t>
      </w:r>
    </w:p>
    <w:p w14:paraId="2707D865" w14:textId="77777777" w:rsidR="009F3E5D" w:rsidRPr="001A0A66" w:rsidRDefault="009F3E5D" w:rsidP="009F3E5D">
      <w:pPr>
        <w:keepNext w:val="1"/>
        <w:rPr>
          <w:rFonts w:ascii="Times New Roman" w:hAnsi="Times New Roman" w:cs="Times New Roman"/>
        </w:rPr>
        <w:pPrChange w:id="51054" w:author="Codex QR and VIP alignment" w:date="2026-10-09T00:51:05Z">
          <w:pPr>
            <w:rPr>
              <w:rFonts w:ascii="Times New Roman" w:hAnsi="Times New Roman" w:cs="Times New Roman"/>
            </w:rPr>
          </w:pPr>
        </w:pPrChange>
      </w:pPr>
      <w:r w:rsidRPr="001A0A66">
        <w:rPr>
          <w:rFonts w:ascii="Times New Roman" w:hAnsi="Times New Roman" w:cs="Times New Roman"/>
        </w:rPr>
        <w:t>Exercise your rights provided under the Virginia VCDPA</w:t>
      </w:r>
    </w:p>
    <w:p w14:paraId="7305501D" w14:textId="5716DD5E"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You may contact us by email at </w:t>
      </w:r>
      <w:hyperlink r:id="rId13"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or submit a data subject access request.</w:t>
      </w:r>
    </w:p>
    <w:p w14:paraId="2DDF55EF"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If you are using an authorized agent to exercise your rights, we may deny a request if the authorized agent does not submit proof that they have been validly authorized to act on your behalf.</w:t>
      </w:r>
    </w:p>
    <w:p w14:paraId="6BF06CCA" w14:textId="77777777" w:rsidR="009F3E5D" w:rsidRPr="001A0A66" w:rsidRDefault="009F3E5D" w:rsidP="009F3E5D">
      <w:pPr>
        <w:keepNext w:val="1"/>
        <w:rPr>
          <w:rFonts w:ascii="Times New Roman" w:hAnsi="Times New Roman" w:cs="Times New Roman"/>
        </w:rPr>
        <w:pPrChange w:id="51055" w:author="Codex QR and VIP alignment" w:date="2026-10-09T00:51:05Z">
          <w:pPr>
            <w:rPr>
              <w:rFonts w:ascii="Times New Roman" w:hAnsi="Times New Roman" w:cs="Times New Roman"/>
            </w:rPr>
          </w:pPr>
        </w:pPrChange>
      </w:pPr>
      <w:r w:rsidRPr="001A0A66">
        <w:rPr>
          <w:rFonts w:ascii="Times New Roman" w:hAnsi="Times New Roman" w:cs="Times New Roman"/>
        </w:rPr>
        <w:t>Verification process</w:t>
      </w:r>
    </w:p>
    <w:p w14:paraId="018A7FB7"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We may request that you provide additional information reasonably necessary to verify you and your consumer’s request. If you submit the request through an authorized agent, we may need to collect additional information to verify your identity before processing your request.</w:t>
      </w:r>
    </w:p>
    <w:p w14:paraId="39524C8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Upon receiving your request, we will respond without undue delay, but in all cases, within forty-five (45) days of receipt. The response period may be extended once by forty-five (45) additional days when reasonably necessary. We will inform you of any such extension within the initial 45-day response period, together with the reason for the extension.</w:t>
      </w:r>
    </w:p>
    <w:p w14:paraId="254F7220" w14:textId="77777777" w:rsidR="009F3E5D" w:rsidRPr="001A0A66" w:rsidRDefault="009F3E5D" w:rsidP="009F3E5D">
      <w:pPr>
        <w:keepNext w:val="1"/>
        <w:rPr>
          <w:rFonts w:ascii="Times New Roman" w:hAnsi="Times New Roman" w:cs="Times New Roman"/>
        </w:rPr>
        <w:pPrChange w:id="51056" w:author="Codex QR and VIP alignment" w:date="2026-10-09T00:51:05Z">
          <w:pPr>
            <w:rPr>
              <w:rFonts w:ascii="Times New Roman" w:hAnsi="Times New Roman" w:cs="Times New Roman"/>
            </w:rPr>
          </w:pPr>
        </w:pPrChange>
      </w:pPr>
      <w:r w:rsidRPr="001A0A66">
        <w:rPr>
          <w:rFonts w:ascii="Times New Roman" w:hAnsi="Times New Roman" w:cs="Times New Roman"/>
        </w:rPr>
        <w:t>Right to appeal</w:t>
      </w:r>
    </w:p>
    <w:p w14:paraId="73D9FDB4" w14:textId="4533AFCF" w:rsidR="009F3E5D" w:rsidRPr="001A0A66" w:rsidRDefault="009F3E5D" w:rsidP="009F3E5D">
      <w:pPr>
        <w:rPr>
          <w:rFonts w:ascii="Times New Roman" w:hAnsi="Times New Roman" w:cs="Times New Roman"/>
        </w:rPr>
      </w:pPr>
      <w:r w:rsidRPr="001A0A66">
        <w:rPr>
          <w:rFonts w:ascii="Times New Roman" w:hAnsi="Times New Roman" w:cs="Times New Roman"/>
        </w:rPr>
        <w:t>If we decline to take action regarding your request, we will inform you of our decision and reasoning behind it. If you wish to appeal our decision, please email us at</w:t>
      </w:r>
      <w:r w:rsidR="00C33F14" w:rsidRPr="001A0A66">
        <w:rPr>
          <w:rFonts w:ascii="Times New Roman" w:hAnsi="Times New Roman" w:cs="Times New Roman"/>
        </w:rPr>
        <w:t xml:space="preserve"> </w:t>
      </w:r>
      <w:hyperlink r:id="rId14" w:history="1">
        <w:r w:rsidR="00C33F14" w:rsidRPr="001A0A66">
          <w:rPr>
            <w:rStyle w:val="Hyperlink"/>
            <w:rFonts w:ascii="Times New Roman" w:hAnsi="Times New Roman" w:cs="Times New Roman"/>
          </w:rPr>
          <w:t>support@mydancr.com</w:t>
        </w:r>
      </w:hyperlink>
      <w:r w:rsidR="00C33F14" w:rsidRPr="001A0A66">
        <w:rPr>
          <w:rFonts w:ascii="Times New Roman" w:hAnsi="Times New Roman" w:cs="Times New Roman"/>
        </w:rPr>
        <w:t xml:space="preserve"> </w:t>
      </w:r>
      <w:r w:rsidRPr="001A0A66">
        <w:rPr>
          <w:rFonts w:ascii="Times New Roman" w:hAnsi="Times New Roman" w:cs="Times New Roman"/>
        </w:rPr>
        <w:t xml:space="preserve"> Within sixty (60) days of receipt of an appeal, we will inform you in writing of any action taken or not taken in response to the appeal, including a written explanation of the reasons for the decisions. If your appeal is denied, you may contact the Attorney General to submit a complaint.</w:t>
      </w:r>
    </w:p>
    <w:p w14:paraId="0CE6D88E" w14:textId="645A33D2" w:rsidR="009F3E5D" w:rsidRPr="001A0A66" w:rsidRDefault="009F3E5D" w:rsidP="009F3E5D">
      <w:pPr>
        <w:rPr>
          <w:rFonts w:ascii="Times New Roman" w:hAnsi="Times New Roman" w:cs="Times New Roman"/>
        </w:rPr>
      </w:pPr>
      <w:r w:rsidRPr="001A0A66">
        <w:rPr>
          <w:rFonts w:ascii="Times New Roman" w:hAnsi="Times New Roman" w:cs="Times New Roman"/>
        </w:rPr>
        <w:t>1</w:t>
      </w:r>
      <w:r w:rsidR="00154C5F" w:rsidRPr="001A0A66">
        <w:rPr>
          <w:rFonts w:ascii="Times New Roman" w:hAnsi="Times New Roman" w:cs="Times New Roman"/>
        </w:rPr>
        <w:t>1</w:t>
      </w:r>
      <w:r w:rsidRPr="001A0A66">
        <w:rPr>
          <w:rFonts w:ascii="Times New Roman" w:hAnsi="Times New Roman" w:cs="Times New Roman"/>
        </w:rPr>
        <w:t>.</w:t>
      </w:r>
      <w:r w:rsidRPr="001A0A66">
        <w:rPr>
          <w:rFonts w:ascii="Times New Roman" w:hAnsi="Times New Roman" w:cs="Times New Roman"/>
        </w:rPr>
        <w:tab/>
        <w:t>DO WE MAKE UPDATES TO THIS NOTICE?</w:t>
      </w:r>
    </w:p>
    <w:p w14:paraId="0F0E844C"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In Short: Yes, we will update this notice as necessary to stay compliant with relevant laws.</w:t>
      </w:r>
    </w:p>
    <w:p w14:paraId="3AF620BD"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 xml:space="preserve">We may update this privacy notice from time to time. The updated version will be indicated by an updated “Revised” date and the updated version will be effective as soon as it is accessible. If we make material changes to this privacy notice, we may notify you either by prominently posting a </w:t>
      </w:r>
      <w:r w:rsidRPr="001A0A66">
        <w:rPr>
          <w:rFonts w:ascii="Times New Roman" w:hAnsi="Times New Roman" w:cs="Times New Roman"/>
        </w:rPr>
        <w:lastRenderedPageBreak/>
        <w:t>notice of such changes or by directly sending you a notification. We encourage you to review this privacy notice frequently to be informed of how we are protecting your information.</w:t>
      </w:r>
    </w:p>
    <w:p w14:paraId="0F52D74B" w14:textId="7382FA52" w:rsidR="009F3E5D" w:rsidRPr="001A0A66" w:rsidRDefault="009F3E5D" w:rsidP="009F3E5D">
      <w:pPr>
        <w:rPr>
          <w:rFonts w:ascii="Times New Roman" w:hAnsi="Times New Roman" w:cs="Times New Roman"/>
        </w:rPr>
      </w:pPr>
      <w:r w:rsidRPr="001A0A66">
        <w:rPr>
          <w:rFonts w:ascii="Times New Roman" w:hAnsi="Times New Roman" w:cs="Times New Roman"/>
        </w:rPr>
        <w:t>1</w:t>
      </w:r>
      <w:r w:rsidR="00154C5F" w:rsidRPr="001A0A66">
        <w:rPr>
          <w:rFonts w:ascii="Times New Roman" w:hAnsi="Times New Roman" w:cs="Times New Roman"/>
        </w:rPr>
        <w:t>2</w:t>
      </w:r>
      <w:r w:rsidRPr="001A0A66">
        <w:rPr>
          <w:rFonts w:ascii="Times New Roman" w:hAnsi="Times New Roman" w:cs="Times New Roman"/>
        </w:rPr>
        <w:t>.</w:t>
      </w:r>
      <w:r w:rsidRPr="001A0A66">
        <w:rPr>
          <w:rFonts w:ascii="Times New Roman" w:hAnsi="Times New Roman" w:cs="Times New Roman"/>
        </w:rPr>
        <w:tab/>
        <w:t>HOW CAN YOU CONTACT US ABOUT THIS NOTICE?</w:t>
      </w:r>
    </w:p>
    <w:p w14:paraId="19ED2DA2" w14:textId="7401B009" w:rsidR="009F3E5D" w:rsidRPr="001A0A66" w:rsidRDefault="009F3E5D" w:rsidP="00C33F14">
      <w:pPr>
        <w:rPr>
          <w:rFonts w:ascii="Times New Roman" w:hAnsi="Times New Roman" w:cs="Times New Roman"/>
        </w:rPr>
      </w:pPr>
      <w:r w:rsidRPr="001A0A66">
        <w:rPr>
          <w:rFonts w:ascii="Times New Roman" w:hAnsi="Times New Roman" w:cs="Times New Roman"/>
        </w:rPr>
        <w:t xml:space="preserve">If you have questions or comments about this notice, you may email us at </w:t>
      </w:r>
      <w:hyperlink r:id="rId15" w:history="1">
        <w:r w:rsidR="00C33F14" w:rsidRPr="001A0A66">
          <w:rPr>
            <w:rStyle w:val="Hyperlink"/>
            <w:rFonts w:ascii="Times New Roman" w:hAnsi="Times New Roman" w:cs="Times New Roman"/>
          </w:rPr>
          <w:t>support@mydancr.com</w:t>
        </w:r>
      </w:hyperlink>
    </w:p>
    <w:p w14:paraId="01FD53ED" w14:textId="77777777" w:rsidR="009F3E5D" w:rsidRPr="001A0A66" w:rsidRDefault="009F3E5D" w:rsidP="009F3E5D">
      <w:pPr>
        <w:rPr>
          <w:rFonts w:ascii="Times New Roman" w:hAnsi="Times New Roman" w:cs="Times New Roman"/>
        </w:rPr>
      </w:pPr>
      <w:r w:rsidRPr="001A0A66">
        <w:rPr>
          <w:rFonts w:ascii="Times New Roman" w:hAnsi="Times New Roman" w:cs="Times New Roman"/>
        </w:rPr>
        <w:t>13. HOW CAN YOU REVIEW, UPDATE, OR DELETE THE DATA WE COLLECT FROM YOU?</w:t>
      </w:r>
    </w:p>
    <w:p w14:paraId="6E896743" w14:textId="00351001" w:rsidR="009F3E5D" w:rsidRPr="001A0A66" w:rsidRDefault="009F3E5D" w:rsidP="009F3E5D">
      <w:pPr>
        <w:rPr>
          <w:rFonts w:ascii="Times New Roman" w:hAnsi="Times New Roman" w:cs="Times New Roman"/>
        </w:rPr>
      </w:pPr>
      <w:r w:rsidRPr="001A0A66">
        <w:rPr>
          <w:rFonts w:ascii="Times New Roman" w:hAnsi="Times New Roman" w:cs="Times New Roman"/>
        </w:rPr>
        <w:t>Based on the applicable laws of your country, you may have the right to request access to the personal information we collect from you, change that information, or delete it. To request to review, update, or delete your personal information, please fill out and submit a data subject access request</w:t>
      </w:r>
      <w:r w:rsidR="0039349D">
        <w:rPr>
          <w:rFonts w:ascii="Times New Roman" w:hAnsi="Times New Roman" w:cs="Times New Roman"/>
        </w:rPr>
        <w:t xml:space="preserve"> to support@mydancr.com</w:t>
      </w:r>
      <w:r w:rsidRPr="001A0A66">
        <w:rPr>
          <w:rFonts w:ascii="Times New Roman" w:hAnsi="Times New Roman" w:cs="Times New Roman"/>
        </w:rPr>
        <w:t>.</w:t>
      </w:r>
    </w:p>
    <w:p w14:paraId="796B73BD" w14:textId="77777777" w:rsidR="009F3E5D" w:rsidRPr="001A0A66" w:rsidRDefault="009F3E5D">
      <w:pPr>
        <w:rPr>
          <w:rFonts w:ascii="Times New Roman" w:hAnsi="Times New Roman" w:cs="Times New Roman"/>
        </w:rPr>
      </w:pPr>
    </w:p>
    <w:sectPr w:rsidR="009F3E5D" w:rsidRPr="001A0A6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val="tru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E5D"/>
    <w:rsid w:val="0003194F"/>
    <w:rsid w:val="00154C5F"/>
    <w:rsid w:val="001A0A66"/>
    <w:rsid w:val="001F27B6"/>
    <w:rsid w:val="00360EF4"/>
    <w:rsid w:val="0039349D"/>
    <w:rsid w:val="004A2A70"/>
    <w:rsid w:val="005E71A8"/>
    <w:rsid w:val="006248E8"/>
    <w:rsid w:val="008B4EE7"/>
    <w:rsid w:val="009E05B0"/>
    <w:rsid w:val="009F3E5D"/>
    <w:rsid w:val="00A22211"/>
    <w:rsid w:val="00C27C4E"/>
    <w:rsid w:val="00C33F14"/>
    <w:rsid w:val="00CC3AE2"/>
    <w:rsid w:val="00FA0478"/>
    <w:rsid w:val="00FB5F1C"/>
    <w:rsid w:val="00FD3C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515E6"/>
  <w15:chartTrackingRefBased/>
  <w15:docId w15:val="{5245176D-A9FE-435B-810D-88BBF967C7EE}"/>
  <w:revisionView w:markup="false" w:comments="false" w:insDel="false" w:formatting="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E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E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E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E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E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E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E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E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E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E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E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E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E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E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E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E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E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E5D"/>
    <w:rPr>
      <w:rFonts w:eastAsiaTheme="majorEastAsia" w:cstheme="majorBidi"/>
      <w:color w:val="272727" w:themeColor="text1" w:themeTint="D8"/>
    </w:rPr>
  </w:style>
  <w:style w:type="paragraph" w:styleId="Title">
    <w:name w:val="Title"/>
    <w:basedOn w:val="Normal"/>
    <w:next w:val="Normal"/>
    <w:link w:val="TitleChar"/>
    <w:uiPriority w:val="10"/>
    <w:qFormat/>
    <w:rsid w:val="009F3E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E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E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E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E5D"/>
    <w:pPr>
      <w:spacing w:before="160"/>
      <w:jc w:val="center"/>
    </w:pPr>
    <w:rPr>
      <w:i/>
      <w:iCs/>
      <w:color w:val="404040" w:themeColor="text1" w:themeTint="BF"/>
    </w:rPr>
  </w:style>
  <w:style w:type="character" w:customStyle="1" w:styleId="QuoteChar">
    <w:name w:val="Quote Char"/>
    <w:basedOn w:val="DefaultParagraphFont"/>
    <w:link w:val="Quote"/>
    <w:uiPriority w:val="29"/>
    <w:rsid w:val="009F3E5D"/>
    <w:rPr>
      <w:i/>
      <w:iCs/>
      <w:color w:val="404040" w:themeColor="text1" w:themeTint="BF"/>
    </w:rPr>
  </w:style>
  <w:style w:type="paragraph" w:styleId="ListParagraph">
    <w:name w:val="List Paragraph"/>
    <w:basedOn w:val="Normal"/>
    <w:uiPriority w:val="34"/>
    <w:qFormat/>
    <w:rsid w:val="009F3E5D"/>
    <w:pPr>
      <w:ind w:left="720"/>
      <w:contextualSpacing/>
    </w:pPr>
  </w:style>
  <w:style w:type="character" w:styleId="IntenseEmphasis">
    <w:name w:val="Intense Emphasis"/>
    <w:basedOn w:val="DefaultParagraphFont"/>
    <w:uiPriority w:val="21"/>
    <w:qFormat/>
    <w:rsid w:val="009F3E5D"/>
    <w:rPr>
      <w:i/>
      <w:iCs/>
      <w:color w:val="0F4761" w:themeColor="accent1" w:themeShade="BF"/>
    </w:rPr>
  </w:style>
  <w:style w:type="paragraph" w:styleId="IntenseQuote">
    <w:name w:val="Intense Quote"/>
    <w:basedOn w:val="Normal"/>
    <w:next w:val="Normal"/>
    <w:link w:val="IntenseQuoteChar"/>
    <w:uiPriority w:val="30"/>
    <w:qFormat/>
    <w:rsid w:val="009F3E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E5D"/>
    <w:rPr>
      <w:i/>
      <w:iCs/>
      <w:color w:val="0F4761" w:themeColor="accent1" w:themeShade="BF"/>
    </w:rPr>
  </w:style>
  <w:style w:type="character" w:styleId="IntenseReference">
    <w:name w:val="Intense Reference"/>
    <w:basedOn w:val="DefaultParagraphFont"/>
    <w:uiPriority w:val="32"/>
    <w:qFormat/>
    <w:rsid w:val="009F3E5D"/>
    <w:rPr>
      <w:b/>
      <w:bCs/>
      <w:smallCaps/>
      <w:color w:val="0F4761" w:themeColor="accent1" w:themeShade="BF"/>
      <w:spacing w:val="5"/>
    </w:rPr>
  </w:style>
  <w:style w:type="character" w:styleId="Hyperlink">
    <w:name w:val="Hyperlink"/>
    <w:basedOn w:val="DefaultParagraphFont"/>
    <w:uiPriority w:val="99"/>
    <w:unhideWhenUsed/>
    <w:rsid w:val="00C33F14"/>
    <w:rPr>
      <w:color w:val="467886" w:themeColor="hyperlink"/>
      <w:u w:val="single"/>
    </w:rPr>
  </w:style>
  <w:style w:type="character" w:styleId="UnresolvedMention">
    <w:name w:val="Unresolved Mention"/>
    <w:basedOn w:val="DefaultParagraphFont"/>
    <w:uiPriority w:val="99"/>
    <w:semiHidden/>
    <w:unhideWhenUsed/>
    <w:rsid w:val="00C33F14"/>
    <w:rPr>
      <w:color w:val="605E5C"/>
      <w:shd w:val="clear" w:color="auto" w:fill="E1DFDD"/>
    </w:rPr>
  </w:style>
  <w:style w:type="paragraph" w:styleId="Revision">
    <w:name w:val="Revision"/>
    <w:hidden/>
    <w:uiPriority w:val="99"/>
    <w:semiHidden/>
    <w:rsid w:val="006248E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upport@mydancr.com" TargetMode="External"/><Relationship Id="rId13" Type="http://schemas.openxmlformats.org/officeDocument/2006/relationships/hyperlink" Target="mailto:support@mydancr.com" TargetMode="External"/><Relationship Id="rId3" Type="http://schemas.openxmlformats.org/officeDocument/2006/relationships/webSettings" Target="webSettings.xml"/><Relationship Id="rId7" Type="http://schemas.openxmlformats.org/officeDocument/2006/relationships/hyperlink" Target="mailto:support@mydancr.com" TargetMode="External"/><Relationship Id="rId12" Type="http://schemas.openxmlformats.org/officeDocument/2006/relationships/hyperlink" Target="mailto:support@mydancr.com"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mailto:support@mydancr.com" TargetMode="External"/><Relationship Id="rId11" Type="http://schemas.openxmlformats.org/officeDocument/2006/relationships/hyperlink" Target="mailto:support@mydancr.com" TargetMode="External"/><Relationship Id="rId5" Type="http://schemas.openxmlformats.org/officeDocument/2006/relationships/image" Target="media/image1.png"/><Relationship Id="rId15" Type="http://schemas.openxmlformats.org/officeDocument/2006/relationships/hyperlink" Target="mailto:support@mydancr.com" TargetMode="External"/><Relationship Id="rId10" Type="http://schemas.openxmlformats.org/officeDocument/2006/relationships/hyperlink" Target="mailto:support@mydancr.com" TargetMode="External"/><Relationship Id="rId4" Type="http://schemas.openxmlformats.org/officeDocument/2006/relationships/hyperlink" Target="mailto:support@mydancr.com" TargetMode="External"/><Relationship Id="rId9" Type="http://schemas.openxmlformats.org/officeDocument/2006/relationships/hyperlink" Target="mailto:support@mydancr.com" TargetMode="External"/><Relationship Id="rId14" Type="http://schemas.openxmlformats.org/officeDocument/2006/relationships/hyperlink" Target="mailto:support@mydanc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5751</Words>
  <Characters>32784</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MWFattorosi</dc:creator>
  <cp:keywords/>
  <dc:description/>
  <cp:lastModifiedBy>MWFattorosi</cp:lastModifiedBy>
  <cp:revision>2</cp:revision>
  <dcterms:created xsi:type="dcterms:W3CDTF">2026-09-22T11:28:00Z</dcterms:created>
  <dcterms:modified xsi:type="dcterms:W3CDTF">2026-09-22T11:28:00Z</dcterms:modified>
</cp:coreProperties>
</file>