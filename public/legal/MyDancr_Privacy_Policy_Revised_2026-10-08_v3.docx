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2E242"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Privacy Policy</w:t>
      </w:r>
    </w:p>
    <w:p w14:paraId="61EEBAF7" w14:textId="471061C2" w:rsidR="009F3E5D" w:rsidRPr="001A0A66" w:rsidRDefault="009F3E5D" w:rsidP="009F3E5D">
      <w:pPr>
        <w:rPr>
          <w:rFonts w:ascii="Times New Roman" w:hAnsi="Times New Roman" w:cs="Times New Roman"/>
        </w:rPr>
      </w:pPr>
      <w:r>
        <w:rPr>
          <w:rFonts w:ascii="Times New Roman" w:hAnsi="Times New Roman" w:cs="Times New Roman"/>
        </w:rPr>
        <w:t xml:space="preserve">Last updated: October 8, 2026</w:t>
      </w:r>
    </w:p>
    <w:p w14:paraId="1E879064" w14:textId="0791D6F3" w:rsidR="009F3E5D" w:rsidRPr="001A0A66" w:rsidRDefault="009F3E5D" w:rsidP="009F3E5D">
      <w:pPr>
        <w:rPr>
          <w:rFonts w:ascii="Times New Roman" w:hAnsi="Times New Roman" w:cs="Times New Roman"/>
        </w:rPr>
      </w:pPr>
      <w:r>
        <w:rPr>
          <w:rFonts w:ascii="Times New Roman" w:hAnsi="Times New Roman" w:cs="Times New Roman"/>
        </w:rPr>
        <w:t xml:space="preserve">This privacy notice for</w:t>
      </w:r>
      <w:r>
        <w:rPr>
          <w:rFonts w:ascii="Times New Roman" w:hAnsi="Times New Roman" w:cs="Times New Roman"/>
        </w:rPr>
        <w:t xml:space="preserve"> </w:t>
      </w:r>
      <w:r>
        <w:rPr>
          <w:rFonts w:ascii="Times New Roman" w:hAnsi="Times New Roman" w:cs="Times New Roman"/>
        </w:rPr>
        <w:t xml:space="preserve">M</w:t>
      </w:r>
      <w:del w:id="10001" w:author="MyDancr product alignment" w:date="2026-10-08T20:00:00Z">
        <w:r>
          <w:rPr>
            <w:rFonts w:ascii="Times New Roman" w:hAnsi="Times New Roman" w:cs="Times New Roman"/>
          </w:rPr>
          <w:delText xml:space="preserve">y</w:delText>
        </w:r>
      </w:del>
      <w:ins w:id="10002" w:author="MyDancr product alignment" w:date="2026-10-08T20:00:00Z">
        <w:r>
          <w:rPr>
            <w:rFonts w:ascii="Times New Roman" w:hAnsi="Times New Roman" w:cs="Times New Roman"/>
          </w:rPr>
          <w:t xml:space="preserve">Y</w:t>
        </w:r>
      </w:ins>
      <w:r>
        <w:rPr>
          <w:rFonts w:ascii="Times New Roman" w:hAnsi="Times New Roman" w:cs="Times New Roman"/>
        </w:rPr>
        <w:t xml:space="preserve">D</w:t>
      </w:r>
      <w:del w:id="10003" w:author="MyDancr product alignment" w:date="2026-10-08T20:00:00Z">
        <w:r>
          <w:rPr>
            <w:rFonts w:ascii="Times New Roman" w:hAnsi="Times New Roman" w:cs="Times New Roman"/>
          </w:rPr>
          <w:delText xml:space="preserve">ancr</w:delText>
        </w:r>
      </w:del>
      <w:ins w:id="10004" w:author="MyDancr product alignment" w:date="2026-10-08T20:00:00Z">
        <w:r>
          <w:rPr>
            <w:rFonts w:ascii="Times New Roman" w:hAnsi="Times New Roman" w:cs="Times New Roman"/>
          </w:rPr>
          <w:t xml:space="preserve">ANCR</w:t>
        </w:r>
      </w:ins>
      <w:r>
        <w:rPr>
          <w:rFonts w:ascii="Times New Roman" w:hAnsi="Times New Roman" w:cs="Times New Roman"/>
        </w:rPr>
        <w:t xml:space="preserve"> LLC </w:t>
      </w:r>
      <w:del w:id="10005" w:author="MyDancr product alignment" w:date="2026-10-08T20:00:00Z">
        <w:r>
          <w:rPr>
            <w:rFonts w:ascii="Times New Roman" w:hAnsi="Times New Roman" w:cs="Times New Roman"/>
          </w:rPr>
          <w:delText xml:space="preserve">and</w:delText>
        </w:r>
        <w:r>
          <w:rPr>
            <w:rFonts w:ascii="Times New Roman" w:hAnsi="Times New Roman" w:cs="Times New Roman"/>
          </w:rPr>
          <w:delText xml:space="preserve"> </w:delText>
        </w:r>
      </w:del>
      <w:ins w:id="10006" w:author="MyDancr product alignment" w:date="2026-10-08T20:00:00Z">
        <w:r>
          <w:rPr>
            <w:rFonts w:ascii="Times New Roman" w:hAnsi="Times New Roman" w:cs="Times New Roman"/>
          </w:rPr>
          <w:t xml:space="preserve">(“</w:t>
        </w:r>
      </w:ins>
      <w:r>
        <w:rPr>
          <w:rFonts w:ascii="Times New Roman" w:hAnsi="Times New Roman" w:cs="Times New Roman"/>
        </w:rPr>
        <w:t xml:space="preserve">MyDancr</w:t>
      </w:r>
      <w:del w:id="10007" w:author="MyDancr product alignment" w:date="2026-10-08T20:00:00Z">
        <w:r>
          <w:rPr>
            <w:rFonts w:ascii="Times New Roman" w:hAnsi="Times New Roman" w:cs="Times New Roman"/>
          </w:rPr>
          <w:delText xml:space="preserve">.com</w:delText>
        </w:r>
      </w:del>
      <w:ins w:id="10008" w:author="MyDancr product alignment" w:date="2026-10-08T20:00:00Z">
        <w:r>
          <w:rPr>
            <w:rFonts w:ascii="Times New Roman" w:hAnsi="Times New Roman" w:cs="Times New Roman"/>
          </w:rPr>
          <w:t xml:space="preserve">,”</w:t>
        </w:r>
      </w:ins>
      <w:r>
        <w:rPr>
          <w:rFonts w:ascii="Times New Roman" w:hAnsi="Times New Roman" w:cs="Times New Roman"/>
        </w:rPr>
        <w:t xml:space="preserve"> </w:t>
      </w:r>
      <w:del w:id="10009" w:author="MyDancr product alignment" w:date="2026-10-08T20:00:00Z">
        <w:r>
          <w:rPr>
            <w:rFonts w:ascii="Times New Roman" w:hAnsi="Times New Roman" w:cs="Times New Roman"/>
          </w:rPr>
          <w:delText xml:space="preserve">and </w:delText>
        </w:r>
        <w:r>
          <w:rPr>
            <w:rFonts w:ascii="Times New Roman" w:hAnsi="Times New Roman" w:cs="Times New Roman"/>
          </w:rPr>
          <w:delText xml:space="preserve"> (</w:delText>
        </w:r>
      </w:del>
      <w:r>
        <w:rPr>
          <w:rFonts w:ascii="Times New Roman" w:hAnsi="Times New Roman" w:cs="Times New Roman"/>
        </w:rPr>
        <w:t xml:space="preserve">“we,” “us,” or “our</w:t>
      </w:r>
      <w:del w:id="10010" w:author="MyDancr product alignment" w:date="2026-10-08T20:00:00Z">
        <w:r>
          <w:rPr>
            <w:rFonts w:ascii="Times New Roman" w:hAnsi="Times New Roman" w:cs="Times New Roman"/>
          </w:rPr>
          <w:delText xml:space="preserve">“</w:delText>
        </w:r>
      </w:del>
      <w:ins w:id="10011" w:author="MyDancr product alignment" w:date="2026-10-08T20:00:00Z">
        <w:r>
          <w:rPr>
            <w:rFonts w:ascii="Times New Roman" w:hAnsi="Times New Roman" w:cs="Times New Roman"/>
          </w:rPr>
          <w:t xml:space="preserve">”</w:t>
        </w:r>
      </w:ins>
      <w:r>
        <w:rPr>
          <w:rFonts w:ascii="Times New Roman" w:hAnsi="Times New Roman" w:cs="Times New Roman"/>
        </w:rPr>
        <w:t xml:space="preserve">)</w:t>
      </w:r>
      <w:del w:id="10012" w:author="MyDancr product alignment" w:date="2026-10-08T20:00:00Z">
        <w:r>
          <w:rPr>
            <w:rFonts w:ascii="Times New Roman" w:hAnsi="Times New Roman" w:cs="Times New Roman"/>
          </w:rPr>
          <w:delText xml:space="preserve">,</w:delText>
        </w:r>
      </w:del>
      <w:r>
        <w:rPr>
          <w:rFonts w:ascii="Times New Roman" w:hAnsi="Times New Roman" w:cs="Times New Roman"/>
        </w:rPr>
        <w:t xml:space="preserve"> describes how and why we </w:t>
      </w:r>
      <w:del w:id="10013" w:author="MyDancr product alignment" w:date="2026-10-08T20:00:00Z">
        <w:r>
          <w:rPr>
            <w:rFonts w:ascii="Times New Roman" w:hAnsi="Times New Roman" w:cs="Times New Roman"/>
          </w:rPr>
          <w:delText xml:space="preserve">might </w:delText>
        </w:r>
      </w:del>
      <w:r>
        <w:rPr>
          <w:rFonts w:ascii="Times New Roman" w:hAnsi="Times New Roman" w:cs="Times New Roman"/>
        </w:rPr>
        <w:t xml:space="preserve">collect, store, use, and</w:t>
      </w:r>
      <w:del w:id="10014" w:author="MyDancr product alignment" w:date="2026-10-08T20:00:00Z">
        <w:r>
          <w:rPr>
            <w:rFonts w:ascii="Times New Roman" w:hAnsi="Times New Roman" w:cs="Times New Roman"/>
          </w:rPr>
          <w:delText xml:space="preserve">/or</w:delText>
        </w:r>
      </w:del>
      <w:r>
        <w:rPr>
          <w:rFonts w:ascii="Times New Roman" w:hAnsi="Times New Roman" w:cs="Times New Roman"/>
        </w:rPr>
        <w:t xml:space="preserve"> share (“process</w:t>
      </w:r>
      <w:del w:id="10015" w:author="MyDancr product alignment" w:date="2026-10-08T20:00:00Z">
        <w:r>
          <w:rPr>
            <w:rFonts w:ascii="Times New Roman" w:hAnsi="Times New Roman" w:cs="Times New Roman"/>
          </w:rPr>
          <w:delText xml:space="preserve">“</w:delText>
        </w:r>
      </w:del>
      <w:ins w:id="10016" w:author="MyDancr product alignment" w:date="2026-10-08T20:00:00Z">
        <w:r>
          <w:rPr>
            <w:rFonts w:ascii="Times New Roman" w:hAnsi="Times New Roman" w:cs="Times New Roman"/>
          </w:rPr>
          <w:t xml:space="preserve">”</w:t>
        </w:r>
      </w:ins>
      <w:r>
        <w:rPr>
          <w:rFonts w:ascii="Times New Roman" w:hAnsi="Times New Roman" w:cs="Times New Roman"/>
        </w:rPr>
        <w:t xml:space="preserve">) your information when you use our services (“Services</w:t>
      </w:r>
      <w:del w:id="10017" w:author="MyDancr product alignment" w:date="2026-10-08T20:00:00Z">
        <w:r>
          <w:rPr>
            <w:rFonts w:ascii="Times New Roman" w:hAnsi="Times New Roman" w:cs="Times New Roman"/>
          </w:rPr>
          <w:delText xml:space="preserve">“</w:delText>
        </w:r>
      </w:del>
      <w:ins w:id="10018" w:author="MyDancr product alignment" w:date="2026-10-08T20:00:00Z">
        <w:r>
          <w:rPr>
            <w:rFonts w:ascii="Times New Roman" w:hAnsi="Times New Roman" w:cs="Times New Roman"/>
          </w:rPr>
          <w:t xml:space="preserve">”</w:t>
        </w:r>
      </w:ins>
      <w:r>
        <w:rPr>
          <w:rFonts w:ascii="Times New Roman" w:hAnsi="Times New Roman" w:cs="Times New Roman"/>
        </w:rPr>
        <w:t xml:space="preserve">)</w:t>
      </w:r>
      <w:ins w:id="10019" w:author="MyDancr product alignment" w:date="2026-10-08T20:00:00Z">
        <w:r>
          <w:rPr>
            <w:rFonts w:ascii="Times New Roman" w:hAnsi="Times New Roman" w:cs="Times New Roman"/>
          </w:rPr>
          <w:t xml:space="preserve">, including MyDancr.com</w:t>
        </w:r>
      </w:ins>
      <w:r>
        <w:rPr>
          <w:rFonts w:ascii="Times New Roman" w:hAnsi="Times New Roman" w:cs="Times New Roman"/>
        </w:rPr>
        <w:t xml:space="preserve">, such as when you:</w:t>
      </w:r>
    </w:p>
    <w:p w14:paraId="51BB0D11" w14:textId="66769F54" w:rsidR="009F3E5D" w:rsidRPr="001A0A66" w:rsidRDefault="009F3E5D" w:rsidP="009F3E5D">
      <w:pPr>
        <w:rPr>
          <w:rFonts w:ascii="Times New Roman" w:hAnsi="Times New Roman" w:cs="Times New Roman"/>
        </w:rPr>
      </w:pPr>
      <w:r w:rsidRPr="001A0A66">
        <w:rPr>
          <w:rFonts w:ascii="Times New Roman" w:hAnsi="Times New Roman" w:cs="Times New Roman"/>
        </w:rPr>
        <w:t>Visit our website at https://</w:t>
      </w:r>
      <w:r w:rsidR="00C33F14" w:rsidRPr="001A0A66">
        <w:rPr>
          <w:rFonts w:ascii="Times New Roman" w:hAnsi="Times New Roman" w:cs="Times New Roman"/>
        </w:rPr>
        <w:t>mydancr.com</w:t>
      </w:r>
      <w:r w:rsidRPr="001A0A66">
        <w:rPr>
          <w:rFonts w:ascii="Times New Roman" w:hAnsi="Times New Roman" w:cs="Times New Roman"/>
        </w:rPr>
        <w:t>, or any website of ours that links to this privacy notice</w:t>
      </w:r>
    </w:p>
    <w:p w14:paraId="0FF11C9F"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Engage with us in other related ways, including any sales, marketing, or events</w:t>
      </w:r>
    </w:p>
    <w:p w14:paraId="2FE3B244" w14:textId="5BE00080" w:rsidR="009F3E5D" w:rsidRPr="001A0A66" w:rsidRDefault="009F3E5D" w:rsidP="009F3E5D">
      <w:pPr>
        <w:rPr>
          <w:rFonts w:ascii="Times New Roman" w:hAnsi="Times New Roman" w:cs="Times New Roman"/>
        </w:rPr>
      </w:pPr>
      <w:r w:rsidRPr="001A0A66">
        <w:rPr>
          <w:rFonts w:ascii="Times New Roman" w:hAnsi="Times New Roman" w:cs="Times New Roman"/>
        </w:rPr>
        <w:t xml:space="preserve">Questions or concerns? Reading this privacy notice will help you understand your privacy rights and choices. If you do not agree with our policies and practices, please do not use our Services. If you still have any questions or concerns, please contact us at </w:t>
      </w:r>
      <w:hyperlink r:id="rId4" w:history="1">
        <w:r w:rsidR="00C33F14" w:rsidRPr="001A0A66">
          <w:rPr>
            <w:rStyle w:val="Hyperlink"/>
            <w:rFonts w:ascii="Times New Roman" w:hAnsi="Times New Roman" w:cs="Times New Roman"/>
          </w:rPr>
          <w:t>support@mydancr.com</w:t>
        </w:r>
      </w:hyperlink>
      <w:r w:rsidR="00C33F14" w:rsidRPr="001A0A66">
        <w:rPr>
          <w:rFonts w:ascii="Times New Roman" w:hAnsi="Times New Roman" w:cs="Times New Roman"/>
        </w:rPr>
        <w:t xml:space="preserve"> </w:t>
      </w:r>
    </w:p>
    <w:p w14:paraId="4D3A9E83"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SUMMARY OF KEY POINTS</w:t>
      </w:r>
    </w:p>
    <w:p w14:paraId="5CDFF030"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This summary provides key points from our privacy notice, but you can find out more details about any of these topics by clicking the link following each key point or by using our table of contents below to find the section you are looking for.</w:t>
      </w:r>
    </w:p>
    <w:p w14:paraId="160E5129"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What personal information do we process? When you visit, use, or navigate our Services, we may process personal information depending on how you interact with us and the Services, the choices you make, and the products and features you use. Learn more about personal information you disclose to us.</w:t>
      </w:r>
    </w:p>
    <w:p w14:paraId="3E4C3EB4"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Do we process any sensitive personal information? We may process sensitive personal information when necessary with your consent or as otherwise permitted by applicable law. Learn more about sensitive information we process.</w:t>
      </w:r>
    </w:p>
    <w:p w14:paraId="0E0E4AB2"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Do we receive any information from third parties? We may receive information from public databases, marketing partners, social media platforms, and other outside sources. Learn more about information collected from other sources.</w:t>
      </w:r>
    </w:p>
    <w:p w14:paraId="55545732"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How do we process your information? We process your information to provide, improve, and administer our Services, communicate with you, for security and fraud prevention, and to comply with law. We may also process your information for other purposes with your consent. We process your information only when we have a valid legal reason to do so. Learn more about how we process your information.</w:t>
      </w:r>
    </w:p>
    <w:p w14:paraId="1FA1EC69"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In what situations and with which types of parties do we share personal information? We may share information in specific situations and with specific categories of third parties. Learn more about when and with whom we share your personal information.</w:t>
      </w:r>
    </w:p>
    <w:p w14:paraId="21F74A6B"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 xml:space="preserve">How do we keep your information safe? We have organizational and technical processes and procedures in place to protect your personal information. However, no electronic transmission </w:t>
      </w:r>
      <w:r w:rsidRPr="001A0A66">
        <w:rPr>
          <w:rFonts w:ascii="Times New Roman" w:hAnsi="Times New Roman" w:cs="Times New Roman"/>
        </w:rPr>
        <w:lastRenderedPageBreak/>
        <w:t>over the internet or information storage technology can be guaranteed to be 100% secure, so we cannot promise or guarantee that hackers, cybercriminals, or other unauthorized third parties will not be able to defeat our security and improperly collect, access, steal, or modify your information. Learn more about how we keep your information safe.</w:t>
      </w:r>
    </w:p>
    <w:p w14:paraId="26EEAF48"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What are your rights? Depending on where you are located geographically, the applicable privacy law may mean you have certain rights regarding your personal information. Learn more about y our privacy rights.</w:t>
      </w:r>
    </w:p>
    <w:p w14:paraId="2DC730C7"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How do you exercise your rights? The easiest way to exercise your rights is by submitting a data subject access request, or by contacting us. We will consider and act upon any request in accordance with applicable data protection laws.</w:t>
      </w:r>
    </w:p>
    <w:p w14:paraId="4DA7110B"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Want to learn more about what we do with any information we collect? Review the privacy notice in full.</w:t>
      </w:r>
    </w:p>
    <w:p w14:paraId="1D45A92B"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TABLE OF CONTENTS</w:t>
      </w:r>
    </w:p>
    <w:p w14:paraId="147785C1"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1.</w:t>
      </w:r>
      <w:r w:rsidRPr="001A0A66">
        <w:rPr>
          <w:rFonts w:ascii="Times New Roman" w:hAnsi="Times New Roman" w:cs="Times New Roman"/>
        </w:rPr>
        <w:tab/>
        <w:t>WHAT INFORMATION DO WE COLLECT?</w:t>
      </w:r>
    </w:p>
    <w:p w14:paraId="4852FA41"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2.</w:t>
      </w:r>
      <w:r w:rsidRPr="001A0A66">
        <w:rPr>
          <w:rFonts w:ascii="Times New Roman" w:hAnsi="Times New Roman" w:cs="Times New Roman"/>
        </w:rPr>
        <w:tab/>
        <w:t>HOW DO WE PROCESS YOUR INFORMATION?</w:t>
      </w:r>
    </w:p>
    <w:p w14:paraId="325771D8"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3.</w:t>
      </w:r>
      <w:r w:rsidRPr="001A0A66">
        <w:rPr>
          <w:rFonts w:ascii="Times New Roman" w:hAnsi="Times New Roman" w:cs="Times New Roman"/>
        </w:rPr>
        <w:tab/>
        <w:t>WHEN AND WITH WHOM DO WE SHARE YOUR PERSONAL INFORMATION?</w:t>
      </w:r>
    </w:p>
    <w:p w14:paraId="5FB74A54"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4.</w:t>
      </w:r>
      <w:r w:rsidRPr="001A0A66">
        <w:rPr>
          <w:rFonts w:ascii="Times New Roman" w:hAnsi="Times New Roman" w:cs="Times New Roman"/>
        </w:rPr>
        <w:tab/>
        <w:t>DO WE USE COOKIES AND OTHER TRACKING TECHNOLOGIES?</w:t>
      </w:r>
    </w:p>
    <w:p w14:paraId="15AB50B6"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5.</w:t>
      </w:r>
      <w:r w:rsidRPr="001A0A66">
        <w:rPr>
          <w:rFonts w:ascii="Times New Roman" w:hAnsi="Times New Roman" w:cs="Times New Roman"/>
        </w:rPr>
        <w:tab/>
        <w:t>HOW LONG DO WE KEEP YOUR INFORMATION?</w:t>
      </w:r>
    </w:p>
    <w:p w14:paraId="68440193"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6.</w:t>
      </w:r>
      <w:r w:rsidRPr="001A0A66">
        <w:rPr>
          <w:rFonts w:ascii="Times New Roman" w:hAnsi="Times New Roman" w:cs="Times New Roman"/>
        </w:rPr>
        <w:tab/>
        <w:t>HOW DO WE KEEP YOUR INFORMATION SAFE?</w:t>
      </w:r>
    </w:p>
    <w:p w14:paraId="13FD4BBB"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7.</w:t>
      </w:r>
      <w:r w:rsidRPr="001A0A66">
        <w:rPr>
          <w:rFonts w:ascii="Times New Roman" w:hAnsi="Times New Roman" w:cs="Times New Roman"/>
        </w:rPr>
        <w:tab/>
        <w:t>DO WE COLLECT INFORMATION FROM MINORS?</w:t>
      </w:r>
    </w:p>
    <w:p w14:paraId="774F0AEA"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8.</w:t>
      </w:r>
      <w:r w:rsidRPr="001A0A66">
        <w:rPr>
          <w:rFonts w:ascii="Times New Roman" w:hAnsi="Times New Roman" w:cs="Times New Roman"/>
        </w:rPr>
        <w:tab/>
        <w:t>WHAT ARE YOUR PRIVACY RIGHTS?</w:t>
      </w:r>
    </w:p>
    <w:p w14:paraId="2E62A5E0"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9.</w:t>
      </w:r>
      <w:r w:rsidRPr="001A0A66">
        <w:rPr>
          <w:rFonts w:ascii="Times New Roman" w:hAnsi="Times New Roman" w:cs="Times New Roman"/>
        </w:rPr>
        <w:tab/>
        <w:t>CONTROLS FOR DO-NOT-TRACK FEATURES</w:t>
      </w:r>
    </w:p>
    <w:p w14:paraId="19824763"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10.</w:t>
      </w:r>
      <w:r w:rsidRPr="001A0A66">
        <w:rPr>
          <w:rFonts w:ascii="Times New Roman" w:hAnsi="Times New Roman" w:cs="Times New Roman"/>
        </w:rPr>
        <w:tab/>
        <w:t>DO UNITED STATES RESIDENTS HAVE SPECIFIC PRIVACY RIGHTS?</w:t>
      </w:r>
    </w:p>
    <w:p w14:paraId="35F95F9B"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11.</w:t>
      </w:r>
      <w:r w:rsidRPr="001A0A66">
        <w:rPr>
          <w:rFonts w:ascii="Times New Roman" w:hAnsi="Times New Roman" w:cs="Times New Roman"/>
        </w:rPr>
        <w:tab/>
        <w:t>DO WE MAKE UPDATES TO THIS NOTICE?</w:t>
      </w:r>
    </w:p>
    <w:p w14:paraId="3AD59174"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12.</w:t>
      </w:r>
      <w:r w:rsidRPr="001A0A66">
        <w:rPr>
          <w:rFonts w:ascii="Times New Roman" w:hAnsi="Times New Roman" w:cs="Times New Roman"/>
        </w:rPr>
        <w:tab/>
        <w:t>HOW CAN YOU CONTACT US ABOUT THIS NOTICE?</w:t>
      </w:r>
    </w:p>
    <w:p w14:paraId="2E39E84F"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13.</w:t>
      </w:r>
      <w:r w:rsidRPr="001A0A66">
        <w:rPr>
          <w:rFonts w:ascii="Times New Roman" w:hAnsi="Times New Roman" w:cs="Times New Roman"/>
        </w:rPr>
        <w:tab/>
        <w:t>HOW CAN YOU REVIEW, UPDATE, OR DELETE THE DATA WE COLLECT FROM YOU?</w:t>
      </w:r>
    </w:p>
    <w:p w14:paraId="7E91D804" w14:textId="77777777" w:rsidR="009F3E5D" w:rsidRPr="001A0A66" w:rsidRDefault="009F3E5D" w:rsidP="009F3E5D">
      <w:pPr>
        <w:rPr>
          <w:rFonts w:ascii="Times New Roman" w:hAnsi="Times New Roman" w:cs="Times New Roman"/>
        </w:rPr>
        <w:keepNext/>
      </w:pPr>
      <w:r w:rsidRPr="001A0A66">
        <w:rPr>
          <w:rFonts w:ascii="Times New Roman" w:hAnsi="Times New Roman" w:cs="Times New Roman"/>
        </w:rPr>
        <w:t>1. WHAT INFORMATION DO WE COLLECT?</w:t>
      </w:r>
    </w:p>
    <w:p w14:paraId="3C190FEF"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Personal information you disclose to us</w:t>
      </w:r>
    </w:p>
    <w:p w14:paraId="28850EAE"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In Short: We collect personal information that you provide to us.</w:t>
      </w:r>
    </w:p>
    <w:p w14:paraId="1390EE4C"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lastRenderedPageBreak/>
        <w:t>We collect personal information that you voluntarily provide to us when you register on the Services, express an interest in obtaining information about us or our products and Services, when you participate in activities on the Services, or otherwise when you contact us.</w:t>
      </w:r>
    </w:p>
    <w:p w14:paraId="3A129F38"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Personal Information Provided by You. The personal information that we collect depends on the context of your interactions with us and the Services, the choices you make, and the products and features you use. The personal information we collect may include the following:</w:t>
      </w:r>
    </w:p>
    <w:p w14:paraId="7772F75D"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names</w:t>
      </w:r>
    </w:p>
    <w:p w14:paraId="1088AAB1"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phone numbers</w:t>
      </w:r>
    </w:p>
    <w:p w14:paraId="6608FE2C"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email addresses</w:t>
      </w:r>
    </w:p>
    <w:p w14:paraId="020BCED5"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mailing addresses</w:t>
      </w:r>
    </w:p>
    <w:p w14:paraId="1A0A63A0"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usernames</w:t>
      </w:r>
    </w:p>
    <w:p w14:paraId="1B9CA4FB"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passwords</w:t>
      </w:r>
    </w:p>
    <w:p w14:paraId="6371EFF9"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contact preferences</w:t>
      </w:r>
    </w:p>
    <w:p w14:paraId="2510058A"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contact or authentication data</w:t>
      </w:r>
    </w:p>
    <w:p w14:paraId="72B1500D"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billing addresses</w:t>
      </w:r>
    </w:p>
    <w:p w14:paraId="17590985"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debit/credit card numbers</w:t>
      </w:r>
    </w:p>
    <w:p w14:paraId="4DCF0477"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Sensitive Information. When necessary, with your consent or as otherwise permitted by applicable law, we process the following categories of sensitive information:</w:t>
      </w:r>
    </w:p>
    <w:p w14:paraId="19EB1835"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data about a person’s sex life or sexual orientation</w:t>
      </w:r>
    </w:p>
    <w:p w14:paraId="6B0C6DF6"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information revealing race or ethnic origin</w:t>
      </w:r>
    </w:p>
    <w:p w14:paraId="56E365DC"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financial data</w:t>
      </w:r>
    </w:p>
    <w:p w14:paraId="6CC78D8C"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social security numbers or other government identifiers</w:t>
      </w:r>
    </w:p>
    <w:p w14:paraId="3E8E31E4" w14:textId="77777777" w:rsidR="009F3E5D" w:rsidRPr="001A0A66" w:rsidRDefault="009F3E5D" w:rsidP="009F3E5D">
      <w:pPr>
        <w:rPr>
          <w:rFonts w:ascii="Times New Roman" w:hAnsi="Times New Roman" w:cs="Times New Roman"/>
        </w:rPr>
      </w:pPr>
      <w:r>
        <w:rPr>
          <w:rFonts w:ascii="Times New Roman" w:hAnsi="Times New Roman" w:cs="Times New Roman"/>
        </w:rPr>
        <w:t xml:space="preserve">Payment Data. W</w:t>
      </w:r>
      <w:ins w:id="10020" w:author="MyDancr product alignment" w:date="2026-10-08T20:00:00Z">
        <w:r>
          <w:rPr>
            <w:rFonts w:ascii="Times New Roman" w:hAnsi="Times New Roman" w:cs="Times New Roman"/>
          </w:rPr>
          <w:t xml:space="preserve">hen a club pays subscription fees, its payment processor handles card details. MyDancr receives billing and payment-status information needed to administer th</w:t>
        </w:r>
      </w:ins>
      <w:r>
        <w:rPr>
          <w:rFonts w:ascii="Times New Roman" w:hAnsi="Times New Roman" w:cs="Times New Roman"/>
        </w:rPr>
        <w:t xml:space="preserve">e </w:t>
      </w:r>
      <w:del w:id="10021" w:author="MyDancr product alignment" w:date="2026-10-08T20:00:00Z">
        <w:r>
          <w:rPr>
            <w:rFonts w:ascii="Times New Roman" w:hAnsi="Times New Roman" w:cs="Times New Roman"/>
          </w:rPr>
          <w:delText xml:space="preserve">m</w:delText>
        </w:r>
      </w:del>
      <w:ins w:id="10022" w:author="MyDancr product alignment" w:date="2026-10-08T20:00:00Z">
        <w:r>
          <w:rPr>
            <w:rFonts w:ascii="Times New Roman" w:hAnsi="Times New Roman" w:cs="Times New Roman"/>
          </w:rPr>
          <w:t xml:space="preserve">subscription. MyD</w:t>
        </w:r>
      </w:ins>
      <w:r>
        <w:rPr>
          <w:rFonts w:ascii="Times New Roman" w:hAnsi="Times New Roman" w:cs="Times New Roman"/>
        </w:rPr>
        <w:t xml:space="preserve">a</w:t>
      </w:r>
      <w:del w:id="10023" w:author="MyDancr product alignment" w:date="2026-10-08T20:00:00Z">
        <w:r>
          <w:rPr>
            <w:rFonts w:ascii="Times New Roman" w:hAnsi="Times New Roman" w:cs="Times New Roman"/>
          </w:rPr>
          <w:delText xml:space="preserve">y</w:delText>
        </w:r>
      </w:del>
      <w:ins w:id="10024" w:author="MyDancr product alignment" w:date="2026-10-08T20:00:00Z">
        <w:r>
          <w:rPr>
            <w:rFonts w:ascii="Times New Roman" w:hAnsi="Times New Roman" w:cs="Times New Roman"/>
          </w:rPr>
          <w:t xml:space="preserve">ncr does not</w:t>
        </w:r>
      </w:ins>
      <w:r>
        <w:rPr>
          <w:rFonts w:ascii="Times New Roman" w:hAnsi="Times New Roman" w:cs="Times New Roman"/>
        </w:rPr>
        <w:t xml:space="preserve"> collect </w:t>
      </w:r>
      <w:del w:id="10025" w:author="MyDancr product alignment" w:date="2026-10-08T20:00:00Z">
        <w:r>
          <w:rPr>
            <w:rFonts w:ascii="Times New Roman" w:hAnsi="Times New Roman" w:cs="Times New Roman"/>
          </w:rPr>
          <w:delText xml:space="preserve">data necessary to process your </w:delText>
        </w:r>
      </w:del>
      <w:r>
        <w:rPr>
          <w:rFonts w:ascii="Times New Roman" w:hAnsi="Times New Roman" w:cs="Times New Roman"/>
        </w:rPr>
        <w:t xml:space="preserve">payment </w:t>
      </w:r>
      <w:del w:id="10026" w:author="MyDancr product alignment" w:date="2026-10-08T20:00:00Z">
        <w:r>
          <w:rPr>
            <w:rFonts w:ascii="Times New Roman" w:hAnsi="Times New Roman" w:cs="Times New Roman"/>
          </w:rPr>
          <w:delText xml:space="preserve">i</w:delText>
        </w:r>
      </w:del>
      <w:r>
        <w:rPr>
          <w:rFonts w:ascii="Times New Roman" w:hAnsi="Times New Roman" w:cs="Times New Roman"/>
        </w:rPr>
        <w:t xml:space="preserve">f</w:t>
      </w:r>
      <w:del w:id="10027" w:author="MyDancr product alignment" w:date="2026-10-08T20:00:00Z">
        <w:r>
          <w:rPr>
            <w:rFonts w:ascii="Times New Roman" w:hAnsi="Times New Roman" w:cs="Times New Roman"/>
          </w:rPr>
          <w:delText xml:space="preserve"> y</w:delText>
        </w:r>
      </w:del>
      <w:r>
        <w:rPr>
          <w:rFonts w:ascii="Times New Roman" w:hAnsi="Times New Roman" w:cs="Times New Roman"/>
        </w:rPr>
        <w:t xml:space="preserve">o</w:t>
      </w:r>
      <w:del w:id="10028" w:author="MyDancr product alignment" w:date="2026-10-08T20:00:00Z">
        <w:r>
          <w:rPr>
            <w:rFonts w:ascii="Times New Roman" w:hAnsi="Times New Roman" w:cs="Times New Roman"/>
          </w:rPr>
          <w:delText xml:space="preserve">u make purchases, such as you</w:delText>
        </w:r>
      </w:del>
      <w:r>
        <w:rPr>
          <w:rFonts w:ascii="Times New Roman" w:hAnsi="Times New Roman" w:cs="Times New Roman"/>
        </w:rPr>
        <w:t xml:space="preserve">r </w:t>
      </w:r>
      <w:del w:id="10029" w:author="MyDancr product alignment" w:date="2026-10-08T20:00:00Z">
        <w:r>
          <w:rPr>
            <w:rFonts w:ascii="Times New Roman" w:hAnsi="Times New Roman" w:cs="Times New Roman"/>
          </w:rPr>
          <w:delText xml:space="preserve">p</w:delText>
        </w:r>
      </w:del>
      <w:ins w:id="10030" w:author="MyDancr product alignment" w:date="2026-10-08T20:00:00Z">
        <w:r>
          <w:rPr>
            <w:rFonts w:ascii="Times New Roman" w:hAnsi="Times New Roman" w:cs="Times New Roman"/>
          </w:rPr>
          <w:t xml:space="preserve">d</w:t>
        </w:r>
      </w:ins>
      <w:r>
        <w:rPr>
          <w:rFonts w:ascii="Times New Roman" w:hAnsi="Times New Roman" w:cs="Times New Roman"/>
        </w:rPr>
        <w:t xml:space="preserve">a</w:t>
      </w:r>
      <w:del w:id="10031" w:author="MyDancr product alignment" w:date="2026-10-08T20:00:00Z">
        <w:r>
          <w:rPr>
            <w:rFonts w:ascii="Times New Roman" w:hAnsi="Times New Roman" w:cs="Times New Roman"/>
          </w:rPr>
          <w:delText xml:space="preserve">yme</w:delText>
        </w:r>
      </w:del>
      <w:r>
        <w:rPr>
          <w:rFonts w:ascii="Times New Roman" w:hAnsi="Times New Roman" w:cs="Times New Roman"/>
        </w:rPr>
        <w:t xml:space="preserve">n</w:t>
      </w:r>
      <w:del w:id="10032" w:author="MyDancr product alignment" w:date="2026-10-08T20:00:00Z">
        <w:r>
          <w:rPr>
            <w:rFonts w:ascii="Times New Roman" w:hAnsi="Times New Roman" w:cs="Times New Roman"/>
          </w:rPr>
          <w:delText xml:space="preserve">t instrument numb</w:delText>
        </w:r>
      </w:del>
      <w:ins w:id="10033" w:author="MyDancr product alignment" w:date="2026-10-08T20:00:00Z">
        <w:r>
          <w:rPr>
            <w:rFonts w:ascii="Times New Roman" w:hAnsi="Times New Roman" w:cs="Times New Roman"/>
          </w:rPr>
          <w:t xml:space="preserve">c</w:t>
        </w:r>
      </w:ins>
      <w:r>
        <w:rPr>
          <w:rFonts w:ascii="Times New Roman" w:hAnsi="Times New Roman" w:cs="Times New Roman"/>
        </w:rPr>
        <w:t xml:space="preserve">er</w:t>
      </w:r>
      <w:del w:id="10034" w:author="MyDancr product alignment" w:date="2026-10-08T20:00:00Z">
        <w:r>
          <w:rPr>
            <w:rFonts w:ascii="Times New Roman" w:hAnsi="Times New Roman" w:cs="Times New Roman"/>
          </w:rPr>
          <w:delText xml:space="preserve">, and the</w:delText>
        </w:r>
      </w:del>
      <w:r>
        <w:rPr>
          <w:rFonts w:ascii="Times New Roman" w:hAnsi="Times New Roman" w:cs="Times New Roman"/>
        </w:rPr>
        <w:t xml:space="preserve"> se</w:t>
      </w:r>
      <w:del w:id="10035" w:author="MyDancr product alignment" w:date="2026-10-08T20:00:00Z">
        <w:r>
          <w:rPr>
            <w:rFonts w:ascii="Times New Roman" w:hAnsi="Times New Roman" w:cs="Times New Roman"/>
          </w:rPr>
          <w:delText xml:space="preserve">cu</w:delText>
        </w:r>
      </w:del>
      <w:r>
        <w:rPr>
          <w:rFonts w:ascii="Times New Roman" w:hAnsi="Times New Roman" w:cs="Times New Roman"/>
        </w:rPr>
        <w:t xml:space="preserve">r</w:t>
      </w:r>
      <w:del w:id="10036" w:author="MyDancr product alignment" w:date="2026-10-08T20:00:00Z">
        <w:r>
          <w:rPr>
            <w:rFonts w:ascii="Times New Roman" w:hAnsi="Times New Roman" w:cs="Times New Roman"/>
          </w:rPr>
          <w:delText xml:space="preserve">ity code associated with your payment instrument. All payment data is stored by Authorize.net. You may find their pri</w:delText>
        </w:r>
      </w:del>
      <w:r>
        <w:rPr>
          <w:rFonts w:ascii="Times New Roman" w:hAnsi="Times New Roman" w:cs="Times New Roman"/>
        </w:rPr>
        <w:t xml:space="preserve">v</w:t>
      </w:r>
      <w:del w:id="10037" w:author="MyDancr product alignment" w:date="2026-10-08T20:00:00Z">
        <w:r>
          <w:rPr>
            <w:rFonts w:ascii="Times New Roman" w:hAnsi="Times New Roman" w:cs="Times New Roman"/>
          </w:rPr>
          <w:delText xml:space="preserve">acy not</w:delText>
        </w:r>
      </w:del>
      <w:r>
        <w:rPr>
          <w:rFonts w:ascii="Times New Roman" w:hAnsi="Times New Roman" w:cs="Times New Roman"/>
        </w:rPr>
        <w:t xml:space="preserve">ice</w:t>
      </w:r>
      <w:del w:id="10038" w:author="MyDancr product alignment" w:date="2026-10-08T20:00:00Z">
        <w:r>
          <w:rPr>
            <w:rFonts w:ascii="Times New Roman" w:hAnsi="Times New Roman" w:cs="Times New Roman"/>
          </w:rPr>
          <w:delText xml:space="preserve"> link(</w:delText>
        </w:r>
      </w:del>
      <w:r>
        <w:rPr>
          <w:rFonts w:ascii="Times New Roman" w:hAnsi="Times New Roman" w:cs="Times New Roman"/>
        </w:rPr>
        <w:t xml:space="preserve">s</w:t>
      </w:r>
      <w:del w:id="10039" w:author="MyDancr product alignment" w:date="2026-10-08T20:00:00Z">
        <w:r>
          <w:rPr>
            <w:rFonts w:ascii="Times New Roman" w:hAnsi="Times New Roman" w:cs="Times New Roman"/>
          </w:rPr>
          <w:delText xml:space="preserve">) here: https://usa</w:delText>
        </w:r>
      </w:del>
      <w:r>
        <w:rPr>
          <w:rFonts w:ascii="Times New Roman" w:hAnsi="Times New Roman" w:cs="Times New Roman"/>
        </w:rPr>
        <w:t xml:space="preserve">.</w:t>
      </w:r>
      <w:del w:id="10040" w:author="MyDancr product alignment" w:date="2026-10-08T20:00:00Z">
        <w:r>
          <w:rPr>
            <w:rFonts w:ascii="Times New Roman" w:hAnsi="Times New Roman" w:cs="Times New Roman"/>
          </w:rPr>
          <w:delText xml:space="preserve">visa.com/legal/global-privacy-notice.html.</w:delText>
        </w:r>
      </w:del>
    </w:p>
    <w:p w14:paraId="701CBF62"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All personal information that you provide to us must be true, complete, and accurate, and you must notify us of any changes to such personal information.</w:t>
      </w:r>
    </w:p>
    <w:p>
      <w:pPr>
        <w:spacing w:before="120" w:after="120"/>
        <w:rPr/>
      </w:pPr>
      <w:r>
        <w:rPr>
          <w:rFonts w:ascii="Times New Roman" w:hAnsi="Times New Roman" w:cs="Times New Roman"/>
        </w:rPr>
        <w:t xml:space="preserve">Internal roster data. We record dancers' Internal/External visibility choices, chosen approved roster photo, club and shift identifiers, and related times. Table requests record the club, table/link identifier, requested dancer, request time, and status, along with the technical data described below. A table request does not require the guest to provide a name or email, but use of a link is not anonymous to our systems.</w:t>
      </w:r>
    </w:p>
    <w:p>
      <w:pPr>
        <w:spacing w:before="100" w:after="100"/>
        <w:rPr/>
      </w:pPr>
      <w:r>
        <w:rPr>
          <w:rFonts w:ascii="Times New Roman" w:hAnsi="Times New Roman" w:cs="Times New Roman"/>
        </w:rPr>
        <w:t xml:space="preserve">Table access notices. A table QR link opens the roster without an account or acceptance checkbox. The roster provides a View terms control with the request notice and links to the VIP &amp; Table Access Terms and this Privacy Policy. Opening the roster or viewing the notice is not recorded as affirmative acceptance or as permission for marketing or optional venue customer-list sharing.</w:t>
      </w:r>
    </w:p>
    <w:p>
      <w:pPr>
        <w:spacing w:before="120" w:after="120"/>
        <w:rPr/>
      </w:pPr>
      <w:r>
        <w:rPr>
          <w:rFonts w:ascii="Times New Roman" w:hAnsi="Times New Roman" w:cs="Times New Roman"/>
        </w:rPr>
        <w:t xml:space="preserve">VIP data. We receive invitation email addresses from venues and collect account and display-name information from invitees. We record venue membership, invitation acceptance or revocation, selected dancers, requested date and time with venue time zone, optional notes, venue responses, and related activity. Venues may add a private nickname to identify a VIP in their own management area.</w:t>
      </w:r>
    </w:p>
    <w:p>
      <w:pPr>
        <w:spacing w:before="100" w:after="100"/>
        <w:rPr/>
      </w:pPr>
      <w:del w:id="10041" w:author="MyDancr product alignment" w:date="2026-10-08T20:00:00Z">
        <w:r>
          <w:rPr>
            <w:rFonts w:ascii="Times New Roman" w:hAnsi="Times New Roman" w:cs="Times New Roman"/>
          </w:rPr>
          <w:delText xml:space="preserve">VIP</w:delText>
        </w:r>
      </w:del>
      <w:ins w:id="10042" w:author="MyDancr product alignment" w:date="2026-10-08T20:00:00Z">
        <w:r>
          <w:rPr>
            <w:rFonts w:ascii="Times New Roman" w:hAnsi="Times New Roman" w:cs="Times New Roman"/>
          </w:rPr>
          <w:t xml:space="preserve">Agreement</w:t>
        </w:r>
      </w:ins>
      <w:r>
        <w:rPr>
          <w:rFonts w:ascii="Times New Roman" w:hAnsi="Times New Roman" w:cs="Times New Roman"/>
        </w:rPr>
        <w:t xml:space="preserve"> acceptance records. </w:t>
      </w:r>
      <w:del w:id="10043" w:author="MyDancr product alignment" w:date="2026-10-08T20:00:00Z">
        <w:r>
          <w:rPr>
            <w:rFonts w:ascii="Times New Roman" w:hAnsi="Times New Roman" w:cs="Times New Roman"/>
          </w:rPr>
          <w:delText xml:space="preserve">Wh</w:delText>
        </w:r>
      </w:del>
      <w:ins w:id="10044" w:author="MyDancr product alignment" w:date="2026-10-08T20:00:00Z">
        <w:r>
          <w:rPr>
            <w:rFonts w:ascii="Times New Roman" w:hAnsi="Times New Roman" w:cs="Times New Roman"/>
          </w:rPr>
          <w:t xml:space="preserve">Gu</w:t>
        </w:r>
      </w:ins>
      <w:r>
        <w:rPr>
          <w:rFonts w:ascii="Times New Roman" w:hAnsi="Times New Roman" w:cs="Times New Roman"/>
        </w:rPr>
        <w:t xml:space="preserve">e</w:t>
      </w:r>
      <w:ins w:id="10045" w:author="MyDancr product alignment" w:date="2026-10-08T20:00:00Z">
        <w:r>
          <w:rPr>
            <w:rFonts w:ascii="Times New Roman" w:hAnsi="Times New Roman" w:cs="Times New Roman"/>
          </w:rPr>
          <w:t xml:space="preserve">st sig</w:t>
        </w:r>
      </w:ins>
      <w:r>
        <w:rPr>
          <w:rFonts w:ascii="Times New Roman" w:hAnsi="Times New Roman" w:cs="Times New Roman"/>
        </w:rPr>
        <w:t xml:space="preserve">n</w:t>
      </w:r>
      <w:ins w:id="10046" w:author="MyDancr product alignment" w:date="2026-10-08T20:00:00Z">
        <w:r>
          <w:rPr>
            <w:rFonts w:ascii="Times New Roman" w:hAnsi="Times New Roman" w:cs="Times New Roman"/>
          </w:rPr>
          <w:t xml:space="preserve">up</w:t>
        </w:r>
      </w:ins>
      <w:r>
        <w:rPr>
          <w:rFonts w:ascii="Times New Roman" w:hAnsi="Times New Roman" w:cs="Times New Roman"/>
        </w:rPr>
        <w:t xml:space="preserve"> </w:t>
      </w:r>
      <w:del w:id="10047" w:author="MyDancr product alignment" w:date="2026-10-08T20:00:00Z">
        <w:r>
          <w:rPr>
            <w:rFonts w:ascii="Times New Roman" w:hAnsi="Times New Roman" w:cs="Times New Roman"/>
          </w:rPr>
          <w:delText xml:space="preserve">a u</w:delText>
        </w:r>
      </w:del>
      <w:ins w:id="10048" w:author="MyDancr product alignment" w:date="2026-10-08T20:00:00Z">
        <w:r>
          <w:rPr>
            <w:rFonts w:ascii="Times New Roman" w:hAnsi="Times New Roman" w:cs="Times New Roman"/>
          </w:rPr>
          <w:t xml:space="preserve">record</w:t>
        </w:r>
      </w:ins>
      <w:r>
        <w:rPr>
          <w:rFonts w:ascii="Times New Roman" w:hAnsi="Times New Roman" w:cs="Times New Roman"/>
        </w:rPr>
        <w:t xml:space="preserve">s</w:t>
      </w:r>
      <w:del w:id="10049" w:author="MyDancr product alignment" w:date="2026-10-08T20:00:00Z">
        <w:r>
          <w:rPr>
            <w:rFonts w:ascii="Times New Roman" w:hAnsi="Times New Roman" w:cs="Times New Roman"/>
          </w:rPr>
          <w:delText xml:space="preserve">er</w:delText>
        </w:r>
      </w:del>
      <w:r>
        <w:rPr>
          <w:rFonts w:ascii="Times New Roman" w:hAnsi="Times New Roman" w:cs="Times New Roman"/>
        </w:rPr>
        <w:t xml:space="preserve"> accept</w:t>
      </w:r>
      <w:del w:id="10050" w:author="MyDancr product alignment" w:date="2026-10-08T20:00:00Z">
        <w:r>
          <w:rPr>
            <w:rFonts w:ascii="Times New Roman" w:hAnsi="Times New Roman" w:cs="Times New Roman"/>
          </w:rPr>
          <w:delText xml:space="preserve">s</w:delText>
        </w:r>
      </w:del>
      <w:ins w:id="10051" w:author="MyDancr product alignment" w:date="2026-10-08T20:00:00Z">
        <w:r>
          <w:rPr>
            <w:rFonts w:ascii="Times New Roman" w:hAnsi="Times New Roman" w:cs="Times New Roman"/>
          </w:rPr>
          <w:t xml:space="preserve">ance of</w:t>
        </w:r>
      </w:ins>
      <w:r>
        <w:rPr>
          <w:rFonts w:ascii="Times New Roman" w:hAnsi="Times New Roman" w:cs="Times New Roman"/>
        </w:rPr>
        <w:t xml:space="preserve"> the</w:t>
      </w:r>
      <w:ins w:id="10052" w:author="MyDancr product alignment" w:date="2026-10-08T20:00:00Z">
        <w:r>
          <w:rPr>
            <w:rFonts w:ascii="Times New Roman" w:hAnsi="Times New Roman" w:cs="Times New Roman"/>
          </w:rPr>
          <w:t xml:space="preserve"> User Terms. VIP activation records acceptance of both the User Terms and</w:t>
        </w:r>
      </w:ins>
      <w:r>
        <w:rPr>
          <w:rFonts w:ascii="Times New Roman" w:hAnsi="Times New Roman" w:cs="Times New Roman"/>
        </w:rPr>
        <w:t xml:space="preserve"> VIP &amp; Table Access Terms</w:t>
      </w:r>
      <w:ins w:id="10053" w:author="MyDancr product alignment" w:date="2026-10-08T20:00:00Z">
        <w:r>
          <w:rPr>
            <w:rFonts w:ascii="Times New Roman" w:hAnsi="Times New Roman" w:cs="Times New Roman"/>
          </w:rPr>
          <w:t xml:space="preserve">,</w:t>
        </w:r>
      </w:ins>
      <w:r>
        <w:rPr>
          <w:rFonts w:ascii="Times New Roman" w:hAnsi="Times New Roman" w:cs="Times New Roman"/>
        </w:rPr>
        <w:t xml:space="preserve"> </w:t>
      </w:r>
      <w:ins w:id="10054" w:author="MyDancr product alignment" w:date="2026-10-08T20:00:00Z">
        <w:r>
          <w:rPr>
            <w:rFonts w:ascii="Times New Roman" w:hAnsi="Times New Roman" w:cs="Times New Roman"/>
          </w:rPr>
          <w:t xml:space="preserve">inclu</w:t>
        </w:r>
      </w:ins>
      <w:r>
        <w:rPr>
          <w:rFonts w:ascii="Times New Roman" w:hAnsi="Times New Roman" w:cs="Times New Roman"/>
        </w:rPr>
        <w:t xml:space="preserve">d</w:t>
      </w:r>
      <w:del w:id="10055" w:author="MyDancr product alignment" w:date="2026-10-08T20:00:00Z">
        <w:r>
          <w:rPr>
            <w:rFonts w:ascii="Times New Roman" w:hAnsi="Times New Roman" w:cs="Times New Roman"/>
          </w:rPr>
          <w:delText xml:space="preserve">ur</w:delText>
        </w:r>
      </w:del>
      <w:r>
        <w:rPr>
          <w:rFonts w:ascii="Times New Roman" w:hAnsi="Times New Roman" w:cs="Times New Roman"/>
        </w:rPr>
        <w:t xml:space="preserve">ing </w:t>
      </w:r>
      <w:del w:id="10056" w:author="MyDancr product alignment" w:date="2026-10-08T20:00:00Z">
        <w:r>
          <w:rPr>
            <w:rFonts w:ascii="Times New Roman" w:hAnsi="Times New Roman" w:cs="Times New Roman"/>
          </w:rPr>
          <w:delText xml:space="preserve">ac</w:delText>
        </w:r>
      </w:del>
      <w:r>
        <w:rPr>
          <w:rFonts w:ascii="Times New Roman" w:hAnsi="Times New Roman" w:cs="Times New Roman"/>
        </w:rPr>
        <w:t xml:space="preserve">t</w:t>
      </w:r>
      <w:ins w:id="10057" w:author="MyDancr product alignment" w:date="2026-10-08T20:00:00Z">
        <w:r>
          <w:rPr>
            <w:rFonts w:ascii="Times New Roman" w:hAnsi="Times New Roman" w:cs="Times New Roman"/>
          </w:rPr>
          <w:t xml:space="preserve">he </w:t>
        </w:r>
      </w:ins>
      <w:r>
        <w:rPr>
          <w:rFonts w:ascii="Times New Roman" w:hAnsi="Times New Roman" w:cs="Times New Roman"/>
        </w:rPr>
        <w:t xml:space="preserve">i</w:t>
      </w:r>
      <w:ins w:id="10058" w:author="MyDancr product alignment" w:date="2026-10-08T20:00:00Z">
        <w:r>
          <w:rPr>
            <w:rFonts w:ascii="Times New Roman" w:hAnsi="Times New Roman" w:cs="Times New Roman"/>
          </w:rPr>
          <w:t xml:space="preserve">n</w:t>
        </w:r>
      </w:ins>
      <w:r>
        <w:rPr>
          <w:rFonts w:ascii="Times New Roman" w:hAnsi="Times New Roman" w:cs="Times New Roman"/>
        </w:rPr>
        <w:t xml:space="preserve">v</w:t>
      </w:r>
      <w:ins w:id="10059" w:author="MyDancr product alignment" w:date="2026-10-08T20:00:00Z">
        <w:r>
          <w:rPr>
            <w:rFonts w:ascii="Times New Roman" w:hAnsi="Times New Roman" w:cs="Times New Roman"/>
          </w:rPr>
          <w:t xml:space="preserve">it</w:t>
        </w:r>
      </w:ins>
      <w:r>
        <w:rPr>
          <w:rFonts w:ascii="Times New Roman" w:hAnsi="Times New Roman" w:cs="Times New Roman"/>
        </w:rPr>
        <w:t xml:space="preserve">ation</w:t>
      </w:r>
      <w:del w:id="10060" w:author="MyDancr product alignment" w:date="2026-10-08T20:00:00Z">
        <w:r>
          <w:rPr>
            <w:rFonts w:ascii="Times New Roman" w:hAnsi="Times New Roman" w:cs="Times New Roman"/>
          </w:rPr>
          <w:delText xml:space="preserve">,</w:delText>
        </w:r>
      </w:del>
      <w:r>
        <w:rPr>
          <w:rFonts w:ascii="Times New Roman" w:hAnsi="Times New Roman" w:cs="Times New Roman"/>
        </w:rPr>
        <w:t xml:space="preserve"> </w:t>
      </w:r>
      <w:del w:id="10061" w:author="MyDancr product alignment" w:date="2026-10-08T20:00:00Z">
        <w:r>
          <w:rPr>
            <w:rFonts w:ascii="Times New Roman" w:hAnsi="Times New Roman" w:cs="Times New Roman"/>
          </w:rPr>
          <w:delText xml:space="preserve">w</w:delText>
        </w:r>
      </w:del>
      <w:ins w:id="10062" w:author="MyDancr product alignment" w:date="2026-10-08T20:00:00Z">
        <w:r>
          <w:rPr>
            <w:rFonts w:ascii="Times New Roman" w:hAnsi="Times New Roman" w:cs="Times New Roman"/>
          </w:rPr>
          <w:t xml:space="preserve">and venue. W</w:t>
        </w:r>
      </w:ins>
      <w:r>
        <w:rPr>
          <w:rFonts w:ascii="Times New Roman" w:hAnsi="Times New Roman" w:cs="Times New Roman"/>
        </w:rPr>
        <w:t xml:space="preserve">e re</w:t>
      </w:r>
      <w:del w:id="10063" w:author="MyDancr product alignment" w:date="2026-10-08T20:00:00Z">
        <w:r>
          <w:rPr>
            <w:rFonts w:ascii="Times New Roman" w:hAnsi="Times New Roman" w:cs="Times New Roman"/>
          </w:rPr>
          <w:delText xml:space="preserve">cord</w:delText>
        </w:r>
      </w:del>
      <w:ins w:id="10064" w:author="MyDancr product alignment" w:date="2026-10-08T20:00:00Z">
        <w:r>
          <w:rPr>
            <w:rFonts w:ascii="Times New Roman" w:hAnsi="Times New Roman" w:cs="Times New Roman"/>
          </w:rPr>
          <w:t xml:space="preserve">tain</w:t>
        </w:r>
      </w:ins>
      <w:r>
        <w:rPr>
          <w:rFonts w:ascii="Times New Roman" w:hAnsi="Times New Roman" w:cs="Times New Roman"/>
        </w:rPr>
        <w:t xml:space="preserve"> the account, </w:t>
      </w:r>
      <w:del w:id="10065" w:author="MyDancr product alignment" w:date="2026-10-08T20:00:00Z">
        <w:r>
          <w:rPr>
            <w:rFonts w:ascii="Times New Roman" w:hAnsi="Times New Roman" w:cs="Times New Roman"/>
          </w:rPr>
          <w:delText xml:space="preserve">invitation, venue, </w:delText>
        </w:r>
      </w:del>
      <w:r>
        <w:rPr>
          <w:rFonts w:ascii="Times New Roman" w:hAnsi="Times New Roman" w:cs="Times New Roman"/>
        </w:rPr>
        <w:t xml:space="preserve">accepted </w:t>
      </w:r>
      <w:del w:id="10066" w:author="MyDancr product alignment" w:date="2026-10-08T20:00:00Z">
        <w:r>
          <w:rPr>
            <w:rFonts w:ascii="Times New Roman" w:hAnsi="Times New Roman" w:cs="Times New Roman"/>
          </w:rPr>
          <w:delText xml:space="preserve">terms </w:delText>
        </w:r>
      </w:del>
      <w:r>
        <w:rPr>
          <w:rFonts w:ascii="Times New Roman" w:hAnsi="Times New Roman" w:cs="Times New Roman"/>
        </w:rPr>
        <w:t xml:space="preserve">version</w:t>
      </w:r>
      <w:ins w:id="10067" w:author="MyDancr product alignment" w:date="2026-10-08T20:00:00Z">
        <w:r>
          <w:rPr>
            <w:rFonts w:ascii="Times New Roman" w:hAnsi="Times New Roman" w:cs="Times New Roman"/>
          </w:rPr>
          <w:t xml:space="preserve">s, terms and checkbox wording</w:t>
        </w:r>
      </w:ins>
      <w:r>
        <w:rPr>
          <w:rFonts w:ascii="Times New Roman" w:hAnsi="Times New Roman" w:cs="Times New Roman"/>
        </w:rPr>
        <w:t xml:space="preserve">, and server-recorded </w:t>
      </w:r>
      <w:del w:id="10068" w:author="MyDancr product alignment" w:date="2026-10-08T20:00:00Z">
        <w:r>
          <w:rPr>
            <w:rFonts w:ascii="Times New Roman" w:hAnsi="Times New Roman" w:cs="Times New Roman"/>
          </w:rPr>
          <w:delText xml:space="preserve">acceptance </w:delText>
        </w:r>
      </w:del>
      <w:r>
        <w:rPr>
          <w:rFonts w:ascii="Times New Roman" w:hAnsi="Times New Roman" w:cs="Times New Roman"/>
        </w:rPr>
        <w:t xml:space="preserve">time</w:t>
      </w:r>
      <w:del w:id="10069" w:author="MyDancr product alignment" w:date="2026-10-08T20:00:00Z">
        <w:r>
          <w:rPr>
            <w:rFonts w:ascii="Times New Roman" w:hAnsi="Times New Roman" w:cs="Times New Roman"/>
          </w:rPr>
          <w:delText xml:space="preserve">. We retain the corresponding terms, notice, and checkbox wording</w:delText>
        </w:r>
      </w:del>
      <w:r>
        <w:rPr>
          <w:rFonts w:ascii="Times New Roman" w:hAnsi="Times New Roman" w:cs="Times New Roman"/>
        </w:rPr>
        <w:t xml:space="preserve"> to</w:t>
      </w:r>
      <w:del w:id="10070" w:author="MyDancr product alignment" w:date="2026-10-08T20:00:00Z">
        <w:r>
          <w:rPr>
            <w:rFonts w:ascii="Times New Roman" w:hAnsi="Times New Roman" w:cs="Times New Roman"/>
          </w:rPr>
          <w:delText xml:space="preserve"> document acceptance,</w:delText>
        </w:r>
      </w:del>
      <w:r>
        <w:rPr>
          <w:rFonts w:ascii="Times New Roman" w:hAnsi="Times New Roman" w:cs="Times New Roman"/>
        </w:rPr>
        <w:t xml:space="preserve"> administer access</w:t>
      </w:r>
      <w:del w:id="10071" w:author="MyDancr product alignment" w:date="2026-10-08T20:00:00Z">
        <w:r>
          <w:rPr>
            <w:rFonts w:ascii="Times New Roman" w:hAnsi="Times New Roman" w:cs="Times New Roman"/>
          </w:rPr>
          <w:delText xml:space="preserve">,</w:delText>
        </w:r>
      </w:del>
      <w:r>
        <w:rPr>
          <w:rFonts w:ascii="Times New Roman" w:hAnsi="Times New Roman" w:cs="Times New Roman"/>
        </w:rPr>
        <w:t xml:space="preserve"> and address disputes. </w:t>
      </w:r>
      <w:del w:id="10072" w:author="MyDancr product alignment" w:date="2026-10-08T20:00:00Z">
        <w:r>
          <w:rPr>
            <w:rFonts w:ascii="Times New Roman" w:hAnsi="Times New Roman" w:cs="Times New Roman"/>
          </w:rPr>
          <w:delText xml:space="preserve">This a</w:delText>
        </w:r>
      </w:del>
      <w:ins w:id="10073" w:author="MyDancr product alignment" w:date="2026-10-08T20:00:00Z">
        <w:r>
          <w:rPr>
            <w:rFonts w:ascii="Times New Roman" w:hAnsi="Times New Roman" w:cs="Times New Roman"/>
          </w:rPr>
          <w:t xml:space="preserve">A</w:t>
        </w:r>
      </w:ins>
      <w:r>
        <w:rPr>
          <w:rFonts w:ascii="Times New Roman" w:hAnsi="Times New Roman" w:cs="Times New Roman"/>
        </w:rPr>
        <w:t xml:space="preserve">cceptance </w:t>
      </w:r>
      <w:del w:id="10074" w:author="MyDancr product alignment" w:date="2026-10-08T20:00:00Z">
        <w:r>
          <w:rPr>
            <w:rFonts w:ascii="Times New Roman" w:hAnsi="Times New Roman" w:cs="Times New Roman"/>
          </w:rPr>
          <w:delText xml:space="preserve">doe</w:delText>
        </w:r>
      </w:del>
      <w:ins w:id="10075" w:author="MyDancr product alignment" w:date="2026-10-08T20:00:00Z">
        <w:r>
          <w:rPr>
            <w:rFonts w:ascii="Times New Roman" w:hAnsi="Times New Roman" w:cs="Times New Roman"/>
          </w:rPr>
          <w:t xml:space="preserve">i</w:t>
        </w:r>
      </w:ins>
      <w:r>
        <w:rPr>
          <w:rFonts w:ascii="Times New Roman" w:hAnsi="Times New Roman" w:cs="Times New Roman"/>
        </w:rPr>
        <w:t xml:space="preserve">s </w:t>
      </w:r>
      <w:del w:id="10076" w:author="MyDancr product alignment" w:date="2026-10-08T20:00:00Z">
        <w:r>
          <w:rPr>
            <w:rFonts w:ascii="Times New Roman" w:hAnsi="Times New Roman" w:cs="Times New Roman"/>
          </w:rPr>
          <w:delText xml:space="preserve">no</w:delText>
        </w:r>
      </w:del>
      <w:ins w:id="10077" w:author="MyDancr product alignment" w:date="2026-10-08T20:00:00Z">
        <w:r>
          <w:rPr>
            <w:rFonts w:ascii="Times New Roman" w:hAnsi="Times New Roman" w:cs="Times New Roman"/>
          </w:rPr>
          <w:t xml:space="preserve">separa</w:t>
        </w:r>
      </w:ins>
      <w:r>
        <w:rPr>
          <w:rFonts w:ascii="Times New Roman" w:hAnsi="Times New Roman" w:cs="Times New Roman"/>
        </w:rPr>
        <w:t xml:space="preserve">t</w:t>
      </w:r>
      <w:del w:id="10078" w:author="MyDancr product alignment" w:date="2026-10-08T20:00:00Z">
        <w:r>
          <w:rPr>
            <w:rFonts w:ascii="Times New Roman" w:hAnsi="Times New Roman" w:cs="Times New Roman"/>
          </w:rPr>
          <w:delText xml:space="preserve"> opt th</w:delText>
        </w:r>
      </w:del>
      <w:r>
        <w:rPr>
          <w:rFonts w:ascii="Times New Roman" w:hAnsi="Times New Roman" w:cs="Times New Roman"/>
        </w:rPr>
        <w:t xml:space="preserve">e </w:t>
      </w:r>
      <w:del w:id="10079" w:author="MyDancr product alignment" w:date="2026-10-08T20:00:00Z">
        <w:r>
          <w:rPr>
            <w:rFonts w:ascii="Times New Roman" w:hAnsi="Times New Roman" w:cs="Times New Roman"/>
          </w:rPr>
          <w:delText xml:space="preserve">use</w:delText>
        </w:r>
      </w:del>
      <w:ins w:id="10080" w:author="MyDancr product alignment" w:date="2026-10-08T20:00:00Z">
        <w:r>
          <w:rPr>
            <w:rFonts w:ascii="Times New Roman" w:hAnsi="Times New Roman" w:cs="Times New Roman"/>
          </w:rPr>
          <w:t xml:space="preserve">f</w:t>
        </w:r>
      </w:ins>
      <w:r>
        <w:rPr>
          <w:rFonts w:ascii="Times New Roman" w:hAnsi="Times New Roman" w:cs="Times New Roman"/>
        </w:rPr>
        <w:t xml:space="preserve">r</w:t>
      </w:r>
      <w:del w:id="10081" w:author="MyDancr product alignment" w:date="2026-10-08T20:00:00Z">
        <w:r>
          <w:rPr>
            <w:rFonts w:ascii="Times New Roman" w:hAnsi="Times New Roman" w:cs="Times New Roman"/>
          </w:rPr>
          <w:delText xml:space="preserve"> int</w:delText>
        </w:r>
      </w:del>
      <w:r>
        <w:rPr>
          <w:rFonts w:ascii="Times New Roman" w:hAnsi="Times New Roman" w:cs="Times New Roman"/>
        </w:rPr>
        <w:t xml:space="preserve">o</w:t>
      </w:r>
      <w:ins w:id="10082" w:author="MyDancr product alignment" w:date="2026-10-08T20:00:00Z">
        <w:r>
          <w:rPr>
            <w:rFonts w:ascii="Times New Roman" w:hAnsi="Times New Roman" w:cs="Times New Roman"/>
          </w:rPr>
          <w:t xml:space="preserve">m</w:t>
        </w:r>
      </w:ins>
      <w:r>
        <w:rPr>
          <w:rFonts w:ascii="Times New Roman" w:hAnsi="Times New Roman" w:cs="Times New Roman"/>
        </w:rPr>
        <w:t xml:space="preserve"> marketing or optional venue customer-list sharing.</w:t>
      </w:r>
    </w:p>
    <w:p>
      <w:pPr>
        <w:spacing w:before="120" w:after="120"/>
        <w:rPr/>
      </w:pPr>
      <w:r>
        <w:rPr>
          <w:rFonts w:ascii="Times New Roman" w:hAnsi="Times New Roman" w:cs="Times New Roman"/>
        </w:rPr>
        <w:t xml:space="preserve">Optional venue customer lists. If you separately opt in, we collect and share your supplied name, verified account email, and optional city with the selected club's owners and managers, and record the consent version and time. Following alone does not disclose those details. This choice is optional and is not consent to marketing. Separately submitted guest-list details, including name, phone, and any supplied email, may appear in the club's customer list while the visit remains active.</w:t>
      </w:r>
    </w:p>
    <w:p>
      <w:pPr>
        <w:spacing w:before="120" w:after="120"/>
        <w:rPr>
          <w:ins w:id="10083" w:author="MyDancr product alignment" w:date="2026-10-08T20:00:00Z"/>
        </w:rPr>
      </w:pPr>
      <w:ins w:id="10084" w:author="MyDancr product alignment" w:date="2026-10-08T20:00:00Z">
        <w:r>
          <w:rPr>
            <w:rFonts w:ascii="Times New Roman" w:hAnsi="Times New Roman" w:cs="Times New Roman"/>
          </w:rPr>
          <w:t xml:space="preserve">Pickup requests. We collect and transmit your name, phone number, email address, pickup location, and party size to the requested club. Once received, the club handles follow-up, arrangements, confirmation, and transportation fulfillment. MyDancr retains request and delivery records for administration, support, and security; submitting a pickup request does not authorize marketing.</w:t>
        </w:r>
      </w:ins>
    </w:p>
    <w:p w14:paraId="19E6FE5A" w14:textId="77777777" w:rsidR="009F3E5D" w:rsidRPr="001A0A66" w:rsidRDefault="009F3E5D" w:rsidP="009F3E5D">
      <w:pPr>
        <w:rPr>
          <w:rFonts w:ascii="Times New Roman" w:hAnsi="Times New Roman" w:cs="Times New Roman"/>
        </w:rPr>
        <w:keepNext/>
      </w:pPr>
      <w:r w:rsidRPr="001A0A66">
        <w:rPr>
          <w:rFonts w:ascii="Times New Roman" w:hAnsi="Times New Roman" w:cs="Times New Roman"/>
        </w:rPr>
        <w:t>Information automatically collected</w:t>
      </w:r>
    </w:p>
    <w:p w14:paraId="4DB87DF7"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lastRenderedPageBreak/>
        <w:t>In Short: Some information — such as your Internet Protocol (IP) address and/or browser and device characteristics — is collected automatically when you visit our Services.</w:t>
      </w:r>
    </w:p>
    <w:p w14:paraId="39C53A35"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We automatically collect certain information when you visit, use, or navigate the Services. This information does not reveal your specific identity (like your name or contact information) but may include device and usage information, such as your IP address, browser and device characteristics, operating system, language preferences, referring URLs, device name, country, location, information about how and when you use our Services, and other technical information. This information is primarily needed to maintain the security and operation of our Services, and for our internal analytics and reporting purposes.</w:t>
      </w:r>
    </w:p>
    <w:p w14:paraId="5E56D60C"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Like many businesses, we also collect information through cookies and similar technologies.</w:t>
      </w:r>
    </w:p>
    <w:p w14:paraId="445E7F8C" w14:textId="77777777" w:rsidR="009F3E5D" w:rsidRPr="001A0A66" w:rsidRDefault="009F3E5D" w:rsidP="009F3E5D">
      <w:pPr>
        <w:keepNext w:val="1"/>
        <w:rPr>
          <w:rFonts w:ascii="Times New Roman" w:hAnsi="Times New Roman" w:cs="Times New Roman"/>
        </w:rPr>
      </w:pPr>
      <w:r w:rsidRPr="001A0A66">
        <w:rPr>
          <w:rFonts w:ascii="Times New Roman" w:hAnsi="Times New Roman" w:cs="Times New Roman"/>
        </w:rPr>
        <w:t>The information we collect includes:</w:t>
      </w:r>
    </w:p>
    <w:p w14:paraId="784FFAFE"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Log and Usage Data. Log and usage data is service-related, diagnostic, usage, and performance information our servers automatically collect when you access or use our Services and which we record in log files. Depending on how you interact with us, this log data may include your IP address, device information, browser type, and settings and information about your activity in the Services (such as the date/time stamps associated with your usage, pages and files viewed, searches, and other actions you take such as which features you use), device event information (such as system activity, error reports (sometimes called “crash dumps”), and hardware settings).</w:t>
      </w:r>
    </w:p>
    <w:p w14:paraId="2F5CDA03"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Device Data. We collect device data such as information about your computer, phone, tablet, or other device you use to access the Services. Depending on the device used, this device data may include information such as your IP address (or proxy server), device and application identification numbers, location, browser type, hardware model, Internet service provider and/or mobile carrier, operating system, and system configuration information.</w:t>
      </w:r>
    </w:p>
    <w:p w14:paraId="182462C2" w14:textId="3143D250" w:rsidR="009F3E5D" w:rsidRPr="001A0A66" w:rsidRDefault="009F3E5D" w:rsidP="009F3E5D">
      <w:pPr>
        <w:rPr>
          <w:rFonts w:ascii="Times New Roman" w:hAnsi="Times New Roman" w:cs="Times New Roman"/>
        </w:rPr>
      </w:pPr>
      <w:r w:rsidRPr="001A0A66">
        <w:rPr>
          <w:rFonts w:ascii="Times New Roman" w:hAnsi="Times New Roman" w:cs="Times New Roman"/>
        </w:rPr>
        <w:t>Location Data. We collect location data such as information about your device’s location, which can be either precise or imprecise. How much information we collect depends on the type and settings of the device you use to access the Services. For example, we may use GPS and other technologies to collect geolocation data that tells us your current location (based on your IP address). You can opt out of allowing us to collect this information either by refusing access to the information or by disabling your Location setting on your device. However, if you choose to opt out, you may not be able to use certain aspects of the Services.</w:t>
      </w:r>
    </w:p>
    <w:p w14:paraId="46ED72C2" w14:textId="77777777" w:rsidR="009F3E5D" w:rsidRPr="001A0A66" w:rsidRDefault="009F3E5D" w:rsidP="009F3E5D">
      <w:pPr>
        <w:rPr>
          <w:rFonts w:ascii="Times New Roman" w:hAnsi="Times New Roman" w:cs="Times New Roman"/>
        </w:rPr>
        <w:keepNext/>
      </w:pPr>
      <w:r w:rsidRPr="001A0A66">
        <w:rPr>
          <w:rFonts w:ascii="Times New Roman" w:hAnsi="Times New Roman" w:cs="Times New Roman"/>
        </w:rPr>
        <w:t>Information collected from other sources</w:t>
      </w:r>
    </w:p>
    <w:p w14:paraId="1E5864DB"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In Short: We may collect limited data from public databases, marketing partners, and other outside sources.</w:t>
      </w:r>
    </w:p>
    <w:p w14:paraId="4021DA02"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In order to enhance our ability to provide relevant marketing, offers, and services to you and update our records, we may obtain information about you from other sources, such as public databases, joint marketing partners, affiliate programs, data</w:t>
      </w:r>
    </w:p>
    <w:p w14:paraId="6DB55E42"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lastRenderedPageBreak/>
        <w:t>providers, and from other third parties. This information includes mailing addresses, job titles, email addresses, phone numbers, intent data (or user behavior data), Internet Protocol (IP) addresses, social media profiles, social media URLs, and custom profiles, for purposes of targeted advertising and event promotion.</w:t>
      </w:r>
    </w:p>
    <w:p w14:paraId="61EDFA84" w14:textId="77777777" w:rsidR="009F3E5D" w:rsidRPr="001A0A66" w:rsidRDefault="009F3E5D" w:rsidP="009F3E5D">
      <w:pPr>
        <w:rPr>
          <w:rFonts w:ascii="Times New Roman" w:hAnsi="Times New Roman" w:cs="Times New Roman"/>
        </w:rPr>
        <w:keepNext/>
      </w:pPr>
      <w:r w:rsidRPr="001A0A66">
        <w:rPr>
          <w:rFonts w:ascii="Times New Roman" w:hAnsi="Times New Roman" w:cs="Times New Roman"/>
        </w:rPr>
        <w:t>2. HOW DO WE PROCESS YOUR INFORMATION?</w:t>
      </w:r>
    </w:p>
    <w:p w14:paraId="01B09391"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In Short: We process your information to provide, improve, and administer our Services, communicate with you, for security and fraud prevention, and to comply with law. We may also process your information for other purposes with your consent.</w:t>
      </w:r>
    </w:p>
    <w:p w14:paraId="6E19CD95" w14:textId="77777777" w:rsidR="009F3E5D" w:rsidRPr="001A0A66" w:rsidRDefault="009F3E5D" w:rsidP="009F3E5D">
      <w:pPr>
        <w:keepNext w:val="1"/>
        <w:rPr>
          <w:rFonts w:ascii="Times New Roman" w:hAnsi="Times New Roman" w:cs="Times New Roman"/>
        </w:rPr>
      </w:pPr>
      <w:r w:rsidRPr="001A0A66">
        <w:rPr>
          <w:rFonts w:ascii="Times New Roman" w:hAnsi="Times New Roman" w:cs="Times New Roman"/>
        </w:rPr>
        <w:t>We process your personal information for a variety of reasons, depending on how you interact with our Services, including:</w:t>
      </w:r>
    </w:p>
    <w:p w14:paraId="6EF0B7E7"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To facilitate account creation and authentication and otherwise manage user accounts. We may process your information so you can create and log in to your account, as well as keep your account in working order.</w:t>
      </w:r>
    </w:p>
    <w:p w14:paraId="64B0B141" w14:textId="288ED6F5" w:rsidR="009F3E5D" w:rsidRPr="001A0A66" w:rsidRDefault="006248E8" w:rsidP="009F3E5D">
      <w:pPr>
        <w:rPr>
          <w:rFonts w:ascii="Times New Roman" w:hAnsi="Times New Roman" w:cs="Times New Roman"/>
        </w:rPr>
      </w:pPr>
      <w:r w:rsidRPr="006248E8">
        <w:rPr>
          <w:rFonts w:ascii="Times New Roman" w:hAnsi="Times New Roman" w:cs="Times New Roman"/>
          <w:b/>
          <w:bCs/>
        </w:rPr>
        <w:t xml:space="preserve">To provide </w:t>
      </w:r>
      <w:proofErr w:type="spellStart"/>
      <w:r w:rsidRPr="006248E8">
        <w:rPr>
          <w:rFonts w:ascii="Times New Roman" w:hAnsi="Times New Roman" w:cs="Times New Roman"/>
          <w:b/>
          <w:bCs/>
        </w:rPr>
        <w:t>MyDancr</w:t>
      </w:r>
      <w:proofErr w:type="spellEnd"/>
      <w:r w:rsidRPr="006248E8">
        <w:rPr>
          <w:rFonts w:ascii="Times New Roman" w:hAnsi="Times New Roman" w:cs="Times New Roman"/>
          <w:b/>
          <w:bCs/>
        </w:rPr>
        <w:t xml:space="preserve"> features.</w:t>
      </w:r>
      <w:r w:rsidRPr="006248E8">
        <w:rPr>
          <w:rFonts w:ascii="Times New Roman" w:hAnsi="Times New Roman" w:cs="Times New Roman"/>
        </w:rPr>
        <w:t xml:space="preserve"> We process profile information, approved photos and videos, social links, club affiliations, posted schedules, NFC events, engagement activity, saved or redeemed Club Deals, support communications, and safety or copyright reports to provide the relevant </w:t>
      </w:r>
      <w:proofErr w:type="spellStart"/>
      <w:r w:rsidRPr="006248E8">
        <w:rPr>
          <w:rFonts w:ascii="Times New Roman" w:hAnsi="Times New Roman" w:cs="Times New Roman"/>
        </w:rPr>
        <w:t>features.</w:t>
      </w:r>
      <w:r w:rsidR="009F3E5D" w:rsidRPr="001A0A66">
        <w:rPr>
          <w:rFonts w:ascii="Times New Roman" w:hAnsi="Times New Roman" w:cs="Times New Roman"/>
        </w:rPr>
        <w:t>To</w:t>
      </w:r>
      <w:proofErr w:type="spellEnd"/>
      <w:r w:rsidR="009F3E5D" w:rsidRPr="001A0A66">
        <w:rPr>
          <w:rFonts w:ascii="Times New Roman" w:hAnsi="Times New Roman" w:cs="Times New Roman"/>
        </w:rPr>
        <w:t xml:space="preserve"> respond to user inquiries/offer support to users. We may process your information to respond to your inquiries and solve any potential issues you might have with the requested service.</w:t>
      </w:r>
    </w:p>
    <w:p>
      <w:pPr>
        <w:spacing w:before="120" w:after="120"/>
        <w:rPr/>
      </w:pPr>
      <w:r>
        <w:rPr>
          <w:rFonts w:ascii="Times New Roman" w:hAnsi="Times New Roman" w:cs="Times New Roman"/>
        </w:rPr>
        <w:t xml:space="preserve">We use Internal, VIP, and venue-sharing records to apply access and visibility choices, maintain venue rosters and memberships, route requests, show status and request activity, send operational notifications, and administer the selected club's authorized customer list. These feature-specific choices do not authorize unrelated marketing or use to infer sensitive personal characteristics.</w:t>
      </w:r>
    </w:p>
    <w:p w14:paraId="698CE892"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To send administrative information to you. We may process your information to send you details about our products and services, changes to our terms and policies, and other similar information.</w:t>
      </w:r>
    </w:p>
    <w:p w14:paraId="5DC320B3"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To fulfill and manage your orders. We may process your information to fulfill and manage your orders, payments, returns, and exchanges made through the Services.</w:t>
      </w:r>
    </w:p>
    <w:p w14:paraId="21CA4FF1"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To enable user-to-user communications. We may process your information if you choose to use any of our offerings that allow for communication with another user.</w:t>
      </w:r>
    </w:p>
    <w:p w14:paraId="69698D04"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To request feedback. We may process your information when necessary to request feedback and to contact you about your use of our Services.</w:t>
      </w:r>
    </w:p>
    <w:p w14:paraId="1153C2B3"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To send you marketing and promotional communications. We may process the personal information you send to us for our marketing purposes, if this is in accordance with your marketing preferences. You can opt out of our marketing emails at any time. For more information, see “WHAT ARE YOUR PRIVACY RIGHTS?” below.</w:t>
      </w:r>
    </w:p>
    <w:p w14:paraId="55610440"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To deliver targeted advertising to you. We may process your information to develop and display personalized content and advertising tailored to your interests, location, and more.</w:t>
      </w:r>
    </w:p>
    <w:p w14:paraId="05ECE013"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lastRenderedPageBreak/>
        <w:t>To protect our Services. We may process your information as part of our efforts to keep our Services safe and secure, including fraud monitoring and prevention.</w:t>
      </w:r>
    </w:p>
    <w:p w14:paraId="6B5CDDB1"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To evaluate and improve our Services, products, marketing, and your experience. We may process your information when we believe it is necessary to identify usage trends, determine the effectiveness of our promotional campaigns, and to evaluate and improve our Services, products, marketing, and your experience.</w:t>
      </w:r>
    </w:p>
    <w:p w14:paraId="64B1B042"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To identify usage trends. We may process information about how you use our Services to better understand how they are being used so we can improve them.</w:t>
      </w:r>
    </w:p>
    <w:p w14:paraId="0FC3AF9E"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To comply with our legal obligations. We may process your information to comply with our legal obligations, respond to legal requests, and exercise, establish, or defend our legal rights.</w:t>
      </w:r>
    </w:p>
    <w:p w14:paraId="6134F97E" w14:textId="77777777" w:rsidR="009F3E5D" w:rsidRPr="001A0A66" w:rsidRDefault="009F3E5D" w:rsidP="009F3E5D">
      <w:pPr>
        <w:rPr>
          <w:rFonts w:ascii="Times New Roman" w:hAnsi="Times New Roman" w:cs="Times New Roman"/>
        </w:rPr>
        <w:keepNext/>
      </w:pPr>
      <w:r w:rsidRPr="001A0A66">
        <w:rPr>
          <w:rFonts w:ascii="Times New Roman" w:hAnsi="Times New Roman" w:cs="Times New Roman"/>
        </w:rPr>
        <w:t>3. WHEN AND WITH WHOM DO WE SHARE YOUR PERSONAL INFORMATION?</w:t>
      </w:r>
    </w:p>
    <w:p w14:paraId="48544059"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In Short: We may share information in specific situations described in this section and/or with the following categories of third parties.</w:t>
      </w:r>
    </w:p>
    <w:p w14:paraId="63356D8C"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Vendors, Consultants, and Other Third-Party Service Providers. We may share your data with third-party vendors, service providers, contractors, or agents (“third parties“) who perform services for us or on our behalf and require access to such information to do that work. We have contracts in place with our third parties, which are designed to help safeguard your personal information. This means that they cannot do anything with your personal information unless we have instructed them to do it. They will also not share your personal information with any organization apart from us. They also commit to protect the data they hold on our behalf and to retain it for the period we instruct. The categories of third parties we may share personal information with are as follows:</w:t>
      </w:r>
    </w:p>
    <w:p w14:paraId="59A36084" w14:textId="6BBA97BE" w:rsidR="00C33F14"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Ad Networks</w:t>
      </w:r>
    </w:p>
    <w:p w14:paraId="27CDA140"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Payment Processors</w:t>
      </w:r>
    </w:p>
    <w:p w14:paraId="16AFD55E" w14:textId="59587E05" w:rsidR="009F3E5D" w:rsidRPr="001A0A66" w:rsidRDefault="009F3E5D" w:rsidP="009F3E5D">
      <w:pPr>
        <w:rPr>
          <w:rFonts w:ascii="Times New Roman" w:hAnsi="Times New Roman" w:cs="Times New Roman"/>
        </w:rPr>
      </w:pPr>
      <w:r>
        <w:rPr>
          <w:rFonts w:ascii="Times New Roman" w:hAnsi="Times New Roman" w:cs="Times New Roman"/>
        </w:rPr>
        <w:t xml:space="preserve">•</w:t>
        <w:tab/>
        <w:t>Hosting, authentication, and notification service providers</w:t>
      </w:r>
    </w:p>
    <w:p w14:paraId="729924B4" w14:textId="3B4F5096"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Affiliate Marketing Programs</w:t>
      </w:r>
    </w:p>
    <w:p w14:paraId="70FAAD72" w14:textId="01BB2877" w:rsidR="006248E8" w:rsidRPr="001A0A66" w:rsidRDefault="006248E8" w:rsidP="009F3E5D">
      <w:pPr>
        <w:rPr>
          <w:rFonts w:ascii="Times New Roman" w:hAnsi="Times New Roman" w:cs="Times New Roman"/>
        </w:rPr>
      </w:pPr>
    </w:p>
    <w:p w14:paraId="7821F803"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We also may need to share your personal information in the following situations:</w:t>
      </w:r>
    </w:p>
    <w:p w14:paraId="4A347736"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Business Transfers. We may share or transfer your information in connection with, or during negotiations of, any merger, sale of company assets, financing, or acquisition of all or a portion of our business to another company.</w:t>
      </w:r>
    </w:p>
    <w:p w14:paraId="562D4EEF" w14:textId="3CD680FB" w:rsidR="009F3E5D" w:rsidRPr="001A0A66" w:rsidRDefault="009F3E5D" w:rsidP="009F3E5D">
      <w:pPr>
        <w:rPr>
          <w:rFonts w:ascii="Times New Roman" w:hAnsi="Times New Roman" w:cs="Times New Roman"/>
        </w:rPr>
      </w:pPr>
      <w:r w:rsidRPr="001A0A66">
        <w:rPr>
          <w:rFonts w:ascii="Times New Roman" w:hAnsi="Times New Roman" w:cs="Times New Roman"/>
        </w:rPr>
        <w:t xml:space="preserve">When we use Google Analytics. We may share your information with Google Analytics to track and analyze the use of the Services. The Google Analytics Advertising Features that we may use </w:t>
      </w:r>
      <w:r w:rsidRPr="001A0A66">
        <w:rPr>
          <w:rFonts w:ascii="Times New Roman" w:hAnsi="Times New Roman" w:cs="Times New Roman"/>
        </w:rPr>
        <w:lastRenderedPageBreak/>
        <w:t>include: Google Analytics Demographics and Interests Reporting. To opt out of being tracked by Google Analytics across the Services, visit https://tools.google.com/dlpage/gaoptout. You can opt out of Google Analytics Advertising Features through Ads Settings and Ad Settings for mobile apps. Other opt out means include http://optout.networkadvertising.org/ and</w:t>
      </w:r>
      <w:r w:rsidR="00360EF4" w:rsidRPr="001A0A66">
        <w:rPr>
          <w:rFonts w:ascii="Times New Roman" w:hAnsi="Times New Roman" w:cs="Times New Roman"/>
        </w:rPr>
        <w:t xml:space="preserve"> </w:t>
      </w:r>
      <w:r w:rsidRPr="001A0A66">
        <w:rPr>
          <w:rFonts w:ascii="Times New Roman" w:hAnsi="Times New Roman" w:cs="Times New Roman"/>
        </w:rPr>
        <w:t>http://www.networkadvertising.org/mobile-choice. For more information on the privacy practices of Google, please visit the Google Privacy &amp; Terms page.</w:t>
      </w:r>
    </w:p>
    <w:p w14:paraId="03100D3F"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Business Partners. We may share your information with our business partners to offer you certain products, services, or promotions.</w:t>
      </w:r>
    </w:p>
    <w:p w14:paraId="2CC5AC16" w14:textId="0D8438CF" w:rsidR="009F3E5D" w:rsidRPr="001A0A66" w:rsidRDefault="006248E8" w:rsidP="009F3E5D">
      <w:pPr>
        <w:rPr>
          <w:rFonts w:ascii="Times New Roman" w:hAnsi="Times New Roman" w:cs="Times New Roman"/>
        </w:rPr>
      </w:pPr>
      <w:r>
        <w:rPr>
          <w:rFonts w:ascii="Times New Roman" w:hAnsi="Times New Roman" w:cs="Times New Roman"/>
        </w:rPr>
        <w:t xml:space="preserve">Profile visibility. Dancer profiles and designated media and schedules are public when public visibility is enabled. Internal-only profiles stay out of public discovery. During an eligible Internal/Both shift, holders of the club's table link can view the approved customer-facing profile, media, and social links. Authorized club staff may view approved affiliated profiles between shifts. Separately, invited VIP members can see eligible dancers' stage names and Working Now status, including affiliated dancers who are off shift, regardless of Internal/External choice. These roster features do not disclose legal identity, verification documents, or private dancer contact details.</w:t>
      </w:r>
    </w:p>
    <w:p>
      <w:pPr>
        <w:spacing w:before="120" w:after="120"/>
        <w:rPr/>
      </w:pPr>
      <w:r>
        <w:rPr>
          <w:rFonts w:ascii="Times New Roman" w:hAnsi="Times New Roman" w:cs="Times New Roman"/>
        </w:rPr>
        <w:t xml:space="preserve">Venue disclosures. Table requests go to authorized staff of that club. VIP membership details, venue nicknames, requests, notes, and responses are available to that venue's owners and managers and to MyDancr as needed to operate and support the feature; guests see their own requests and responses. Optional follower details go only to the selected club's owners and managers. VIP and table requests are not private messages to dancers. Guest profiles and follow/going lists are not public; the separate sharing choice discloses only the selected details.</w:t>
      </w:r>
    </w:p>
    <w:p>
      <w:pPr>
        <w:spacing w:before="100" w:after="100"/>
        <w:rPr/>
      </w:pPr>
      <w:r>
        <w:rPr>
          <w:rFonts w:ascii="Times New Roman" w:hAnsi="Times New Roman" w:cs="Times New Roman"/>
        </w:rPr>
        <w:t xml:space="preserve">Shared table requests. Unlike a VIP request associated with an individual account, a table request is associated with the table link. Anyone using that same link can see and cancel the table's open requests. Table requests are therefore not private to the person who submitted them.</w:t>
      </w:r>
    </w:p>
    <w:p>
      <w:pPr>
        <w:spacing w:before="120" w:after="120"/>
        <w:rPr/>
      </w:pPr>
      <w:r>
        <w:rPr>
          <w:rFonts w:ascii="Times New Roman" w:hAnsi="Times New Roman" w:cs="Times New Roman"/>
        </w:rPr>
        <w:t xml:space="preserve">Venues are independent recipients responsible for their own use of information, rather than our service providers when acting for their own purposes. We require them to limit use to authorized purposes and respect privacy choices. Broader references to business partners or marketing in this notice do not expand the permissions described for these features. MyDancr remains responsible for its own legal obligations. Notification services process delivery information; alerts may appear on a recipient's device or lock screen according to device settings.</w:t>
      </w:r>
    </w:p>
    <w:p>
      <w:pPr>
        <w:spacing w:before="120" w:after="120"/>
        <w:rPr>
          <w:ins w:id="10085" w:author="MyDancr product alignment" w:date="2026-10-08T20:00:00Z"/>
        </w:rPr>
      </w:pPr>
      <w:ins w:id="10086" w:author="MyDancr product alignment" w:date="2026-10-08T20:00:00Z">
        <w:r>
          <w:rPr>
            <w:rFonts w:ascii="Times New Roman" w:hAnsi="Times New Roman" w:cs="Times New Roman"/>
          </w:rPr>
          <w:t xml:space="preserve">Automated moderation. We send uploaded images, sampled video frames, extracted video audio, and associated transcripts and captions to OpenAI for transcription and content review. We process the results to moderate uploads and retain related records under this notice’s retention provisions.</w:t>
        </w:r>
      </w:ins>
    </w:p>
    <w:p>
      <w:pPr>
        <w:spacing w:before="120" w:after="120"/>
        <w:rPr/>
        <w:keepNext/>
      </w:pPr>
      <w:r>
        <w:rPr>
          <w:rFonts w:ascii="Times New Roman" w:hAnsi="Times New Roman" w:cs="Times New Roman"/>
        </w:rPr>
        <w:t xml:space="preserve">4. DO WE USE COOKIES AND OTHER TRACKING TECHNOLOGIES?</w:t>
      </w:r>
    </w:p>
    <w:p w14:paraId="36678F53"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In Short: We may use cookies and other tracking technologies to collect and store your information.</w:t>
      </w:r>
    </w:p>
    <w:p w14:paraId="2A8E615B" w14:textId="77777777" w:rsidR="00154C5F" w:rsidRPr="001A0A66" w:rsidRDefault="00154C5F" w:rsidP="00154C5F">
      <w:pPr>
        <w:rPr>
          <w:rFonts w:ascii="Times New Roman" w:hAnsi="Times New Roman" w:cs="Times New Roman"/>
        </w:rPr>
        <w:keepNext/>
      </w:pPr>
      <w:r w:rsidRPr="001A0A66">
        <w:rPr>
          <w:rFonts w:ascii="Times New Roman" w:hAnsi="Times New Roman" w:cs="Times New Roman"/>
        </w:rPr>
        <w:t>COOKIES</w:t>
      </w:r>
    </w:p>
    <w:p w14:paraId="3339BC99" w14:textId="77777777" w:rsidR="00154C5F" w:rsidRPr="001A0A66" w:rsidRDefault="00154C5F" w:rsidP="00154C5F">
      <w:pPr>
        <w:rPr>
          <w:rFonts w:ascii="Times New Roman" w:hAnsi="Times New Roman" w:cs="Times New Roman"/>
        </w:rPr>
      </w:pPr>
      <w:r w:rsidRPr="001A0A66">
        <w:rPr>
          <w:rFonts w:ascii="Times New Roman" w:hAnsi="Times New Roman" w:cs="Times New Roman"/>
        </w:rPr>
        <w:t>The Site uses cookies to operate and administer our Site and the Services, make it easier for you to use the Services during future visits and gather usage data on our Site.</w:t>
      </w:r>
    </w:p>
    <w:p w14:paraId="4904F992" w14:textId="77777777" w:rsidR="00154C5F" w:rsidRPr="001A0A66" w:rsidRDefault="00154C5F" w:rsidP="00154C5F">
      <w:pPr>
        <w:rPr>
          <w:rFonts w:ascii="Times New Roman" w:hAnsi="Times New Roman" w:cs="Times New Roman"/>
        </w:rPr>
      </w:pPr>
      <w:r w:rsidRPr="001A0A66">
        <w:rPr>
          <w:rFonts w:ascii="Times New Roman" w:hAnsi="Times New Roman" w:cs="Times New Roman"/>
        </w:rPr>
        <w:t>What Are Cookies. A “cookie” is a piece of information sent to your browser by a website you visit. By choosing to use the Site after having been notified of our use of cookies in the ways described in this Privacy Policy, and, in applicable jurisdictions, through notice and unambiguous acknowledgement of your consent, you agree to such use.</w:t>
      </w:r>
    </w:p>
    <w:p w14:paraId="3EEA1544" w14:textId="21F96B19" w:rsidR="00154C5F" w:rsidRPr="001A0A66" w:rsidRDefault="00154C5F" w:rsidP="00154C5F">
      <w:pPr>
        <w:rPr>
          <w:rFonts w:ascii="Times New Roman" w:hAnsi="Times New Roman" w:cs="Times New Roman"/>
        </w:rPr>
      </w:pPr>
      <w:r>
        <w:rPr>
          <w:rFonts w:ascii="Times New Roman" w:hAnsi="Times New Roman" w:cs="Times New Roman"/>
        </w:rPr>
        <w:t xml:space="preserve">Some cookies expire after a certain amount of time, or upon logging out (session cookies), others remain on your computer or terminal device for a longer period (persistent cookies). Our Site uses first party cookies (cookies set directly by </w:t>
      </w:r>
      <w:del w:id="10087" w:author="MyDancr product alignment" w:date="2026-10-08T20:00:00Z">
        <w:r>
          <w:rPr>
            <w:rFonts w:ascii="Times New Roman" w:hAnsi="Times New Roman" w:cs="Times New Roman"/>
          </w:rPr>
          <w:delText xml:space="preserve">XXXXXXXXXX</w:delText>
        </w:r>
      </w:del>
      <w:ins w:id="10088" w:author="MyDancr product alignment" w:date="2026-10-08T20:00:00Z">
        <w:r>
          <w:rPr>
            <w:rFonts w:ascii="Times New Roman" w:hAnsi="Times New Roman" w:cs="Times New Roman"/>
          </w:rPr>
          <w:t xml:space="preserve">MYDANCR LLC</w:t>
        </w:r>
      </w:ins>
      <w:r>
        <w:rPr>
          <w:rFonts w:ascii="Times New Roman" w:hAnsi="Times New Roman" w:cs="Times New Roman"/>
        </w:rPr>
        <w:t xml:space="preserve">) as well as third party cookies, as described below. For more details on cookies please visit All About Cookies.</w:t>
      </w:r>
    </w:p>
    <w:p w14:paraId="353EB881" w14:textId="77777777" w:rsidR="00154C5F" w:rsidRPr="001A0A66" w:rsidRDefault="00154C5F" w:rsidP="00154C5F">
      <w:pPr>
        <w:rPr>
          <w:rFonts w:ascii="Times New Roman" w:hAnsi="Times New Roman" w:cs="Times New Roman"/>
        </w:rPr>
      </w:pPr>
      <w:r w:rsidRPr="001A0A66">
        <w:rPr>
          <w:rFonts w:ascii="Times New Roman" w:hAnsi="Times New Roman" w:cs="Times New Roman"/>
        </w:rPr>
        <w:t>Type of Cookies Used. The Site uses the following technologies:</w:t>
      </w:r>
    </w:p>
    <w:p w14:paraId="7AB91CAF" w14:textId="7CF91696" w:rsidR="00154C5F" w:rsidRPr="001A0A66" w:rsidRDefault="00360EF4" w:rsidP="009F3E5D">
      <w:pPr>
        <w:rPr>
          <w:rFonts w:ascii="Times New Roman" w:hAnsi="Times New Roman" w:cs="Times New Roman"/>
        </w:rPr>
      </w:pPr>
      <w:del w:id="10104" w:author="MyDancr product alignment" w:date="2026-10-08T20:00:00Z">
        <w:r w:rsidRPr="001A0A66">
          <w:rPr>
            <w:rFonts w:ascii="Times New Roman" w:hAnsi="Times New Roman" w:cs="Times New Roman"/>
            <w:noProof/>
          </w:rPr>
          <w:drawing>
            <wp:inline distT="0" distB="0" distL="0" distR="0" wp14:anchorId="7AE46D87" wp14:editId="138777C1">
              <wp:extent cx="5972810" cy="1246505"/>
              <wp:effectExtent l="0" t="0" r="8890" b="0"/>
              <wp:docPr id="851609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609036" name=""/>
                      <pic:cNvPicPr/>
                    </pic:nvPicPr>
                    <pic:blipFill>
                      <a:blip r:embed="rId5"/>
                      <a:stretch>
                        <a:fillRect/>
                      </a:stretch>
                    </pic:blipFill>
                    <pic:spPr>
                      <a:xfrm>
                        <a:off x="0" y="0"/>
                        <a:ext cx="5972810" cy="1246505"/>
                      </a:xfrm>
                      <a:prstGeom prst="rect">
                        <a:avLst/>
                      </a:prstGeom>
                    </pic:spPr>
                  </pic:pic>
                </a:graphicData>
              </a:graphic>
            </wp:inline>
          </w:drawing>
        </w:r>
      </w:del>
    </w:p>
    <w:tbl>
      <w:tblPr>
        <w:tblW w:w="9000" w:type="dxa"/>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2950"/>
        <w:gridCol w:w="4750"/>
        <w:gridCol w:w="1300"/>
      </w:tblGrid>
      <w:tr>
        <w:trPr>
          <w:ins w:id="10105" w:author="MyDancr product alignment" w:date="2026-10-08T20:00:00Z"/>
          <w:tblHeader/>
        </w:trPr>
        <w:tc>
          <w:tcPr>
            <w:tcW w:w="2950" w:type="dxa"/>
            <w:vAlign w:val="center"/>
            <w:shd w:fill="E7E6E6"/>
          </w:tcPr>
          <w:p>
            <w:pPr>
              <w:spacing w:after="60" w:before="60" w:line="240" w:lineRule="auto"/>
              <w:rPr>
                <w:ins w:id="10106" w:author="MyDancr product alignment" w:date="2026-10-08T20:00:00Z"/>
              </w:rPr>
            </w:pPr>
            <w:ins w:id="10107" w:author="MyDancr product alignment" w:date="2026-10-08T20:00:00Z">
              <w:r>
                <w:rPr>
                  <w:sz w:val="20"/>
                  <w:color w:val="000000"/>
                  <w:b/>
                </w:rPr>
                <w:t xml:space="preserve">Cookie</w:t>
              </w:r>
            </w:ins>
          </w:p>
        </w:tc>
        <w:tc>
          <w:tcPr>
            <w:tcW w:w="4750" w:type="dxa"/>
            <w:vAlign w:val="center"/>
            <w:shd w:fill="E7E6E6"/>
          </w:tcPr>
          <w:p>
            <w:pPr>
              <w:spacing w:after="60" w:before="60" w:line="240" w:lineRule="auto"/>
              <w:rPr>
                <w:ins w:id="10108" w:author="MyDancr product alignment" w:date="2026-10-08T20:00:00Z"/>
              </w:rPr>
            </w:pPr>
            <w:ins w:id="10109" w:author="MyDancr product alignment" w:date="2026-10-08T20:00:00Z">
              <w:r>
                <w:rPr>
                  <w:sz w:val="20"/>
                  <w:color w:val="000000"/>
                  <w:b/>
                </w:rPr>
                <w:t xml:space="preserve">Purpose</w:t>
              </w:r>
            </w:ins>
          </w:p>
        </w:tc>
        <w:tc>
          <w:tcPr>
            <w:tcW w:w="1300" w:type="dxa"/>
            <w:vAlign w:val="center"/>
            <w:shd w:fill="E7E6E6"/>
          </w:tcPr>
          <w:p>
            <w:pPr>
              <w:spacing w:after="60" w:before="60" w:line="240" w:lineRule="auto"/>
              <w:rPr>
                <w:ins w:id="10110" w:author="MyDancr product alignment" w:date="2026-10-08T20:00:00Z"/>
              </w:rPr>
            </w:pPr>
            <w:ins w:id="10111" w:author="MyDancr product alignment" w:date="2026-10-08T20:00:00Z">
              <w:r>
                <w:rPr>
                  <w:sz w:val="20"/>
                  <w:color w:val="000000"/>
                  <w:b/>
                </w:rPr>
                <w:t xml:space="preserve">Lifetime</w:t>
              </w:r>
            </w:ins>
          </w:p>
        </w:tc>
      </w:tr>
      <w:tr>
        <w:trPr>
          <w:ins w:id="10112" w:author="MyDancr product alignment" w:date="2026-10-08T20:00:00Z"/>
        </w:trPr>
        <w:tc>
          <w:tcPr>
            <w:tcW w:w="2950" w:type="dxa"/>
            <w:vAlign w:val="center"/>
            <w:shd w:fill="FFFFFF"/>
          </w:tcPr>
          <w:p>
            <w:pPr>
              <w:spacing w:after="60" w:before="60" w:line="240" w:lineRule="auto"/>
              <w:rPr>
                <w:ins w:id="10113" w:author="MyDancr product alignment" w:date="2026-10-08T20:00:00Z"/>
              </w:rPr>
            </w:pPr>
            <w:ins w:id="10114" w:author="MyDancr product alignment" w:date="2026-10-08T20:00:00Z">
              <w:r>
                <w:rPr>
                  <w:sz w:val="20"/>
                  <w:color w:val="000000"/>
                </w:rPr>
                <w:t xml:space="preserve">dancr_going_visitor</w:t>
              </w:r>
            </w:ins>
          </w:p>
        </w:tc>
        <w:tc>
          <w:tcPr>
            <w:tcW w:w="4750" w:type="dxa"/>
            <w:vAlign w:val="center"/>
            <w:shd w:fill="FFFFFF"/>
          </w:tcPr>
          <w:p>
            <w:pPr>
              <w:spacing w:after="60" w:before="60" w:line="240" w:lineRule="auto"/>
              <w:rPr>
                <w:ins w:id="10115" w:author="MyDancr product alignment" w:date="2026-10-08T20:00:00Z"/>
              </w:rPr>
            </w:pPr>
            <w:ins w:id="10116" w:author="MyDancr product alignment" w:date="2026-10-08T20:00:00Z">
              <w:r>
                <w:rPr>
                  <w:sz w:val="20"/>
                  <w:color w:val="000000"/>
                </w:rPr>
                <w:t xml:space="preserve">Remembers anonymous Going selections and prevents duplicate counts.</w:t>
              </w:r>
            </w:ins>
          </w:p>
        </w:tc>
        <w:tc>
          <w:tcPr>
            <w:tcW w:w="1300" w:type="dxa"/>
            <w:vAlign w:val="center"/>
            <w:shd w:fill="FFFFFF"/>
          </w:tcPr>
          <w:p>
            <w:pPr>
              <w:spacing w:after="60" w:before="60" w:line="240" w:lineRule="auto"/>
              <w:rPr>
                <w:ins w:id="10117" w:author="MyDancr product alignment" w:date="2026-10-08T20:00:00Z"/>
              </w:rPr>
            </w:pPr>
            <w:ins w:id="10118" w:author="MyDancr product alignment" w:date="2026-10-08T20:00:00Z">
              <w:r>
                <w:rPr>
                  <w:sz w:val="20"/>
                  <w:color w:val="000000"/>
                </w:rPr>
                <w:t xml:space="preserve">365 days</w:t>
              </w:r>
            </w:ins>
          </w:p>
        </w:tc>
      </w:tr>
      <w:tr>
        <w:trPr>
          <w:ins w:id="10119" w:author="MyDancr product alignment" w:date="2026-10-08T20:00:00Z"/>
        </w:trPr>
        <w:tc>
          <w:tcPr>
            <w:tcW w:w="2950" w:type="dxa"/>
            <w:vAlign w:val="center"/>
            <w:shd w:fill="F7F7F7"/>
          </w:tcPr>
          <w:p>
            <w:pPr>
              <w:spacing w:after="60" w:before="60" w:line="240" w:lineRule="auto"/>
              <w:rPr>
                <w:ins w:id="10120" w:author="MyDancr product alignment" w:date="2026-10-08T20:00:00Z"/>
              </w:rPr>
            </w:pPr>
            <w:ins w:id="10121" w:author="MyDancr product alignment" w:date="2026-10-08T20:00:00Z">
              <w:r>
                <w:rPr>
                  <w:sz w:val="20"/>
                  <w:color w:val="000000"/>
                </w:rPr>
                <w:t xml:space="preserve">dancr_media_like_visitor</w:t>
              </w:r>
            </w:ins>
          </w:p>
        </w:tc>
        <w:tc>
          <w:tcPr>
            <w:tcW w:w="4750" w:type="dxa"/>
            <w:vAlign w:val="center"/>
            <w:shd w:fill="F7F7F7"/>
          </w:tcPr>
          <w:p>
            <w:pPr>
              <w:spacing w:after="60" w:before="60" w:line="240" w:lineRule="auto"/>
              <w:rPr>
                <w:ins w:id="10122" w:author="MyDancr product alignment" w:date="2026-10-08T20:00:00Z"/>
              </w:rPr>
            </w:pPr>
            <w:ins w:id="10123" w:author="MyDancr product alignment" w:date="2026-10-08T20:00:00Z">
              <w:r>
                <w:rPr>
                  <w:sz w:val="20"/>
                  <w:color w:val="000000"/>
                </w:rPr>
                <w:t xml:space="preserve">Remembers anonymous media likes and deduplicates engagement.</w:t>
              </w:r>
            </w:ins>
          </w:p>
        </w:tc>
        <w:tc>
          <w:tcPr>
            <w:tcW w:w="1300" w:type="dxa"/>
            <w:vAlign w:val="center"/>
            <w:shd w:fill="F7F7F7"/>
          </w:tcPr>
          <w:p>
            <w:pPr>
              <w:spacing w:after="60" w:before="60" w:line="240" w:lineRule="auto"/>
              <w:rPr>
                <w:ins w:id="10124" w:author="MyDancr product alignment" w:date="2026-10-08T20:00:00Z"/>
              </w:rPr>
            </w:pPr>
            <w:ins w:id="10125" w:author="MyDancr product alignment" w:date="2026-10-08T20:00:00Z">
              <w:r>
                <w:rPr>
                  <w:sz w:val="20"/>
                  <w:color w:val="000000"/>
                </w:rPr>
                <w:t xml:space="preserve">365 days</w:t>
              </w:r>
            </w:ins>
          </w:p>
        </w:tc>
      </w:tr>
      <w:tr>
        <w:trPr>
          <w:ins w:id="10126" w:author="MyDancr product alignment" w:date="2026-10-08T20:00:00Z"/>
        </w:trPr>
        <w:tc>
          <w:tcPr>
            <w:tcW w:w="2950" w:type="dxa"/>
            <w:vAlign w:val="center"/>
            <w:shd w:fill="FFFFFF"/>
          </w:tcPr>
          <w:p>
            <w:pPr>
              <w:spacing w:after="60" w:before="60" w:line="240" w:lineRule="auto"/>
              <w:rPr>
                <w:ins w:id="10127" w:author="MyDancr product alignment" w:date="2026-10-08T20:00:00Z"/>
              </w:rPr>
            </w:pPr>
            <w:ins w:id="10128" w:author="MyDancr product alignment" w:date="2026-10-08T20:00:00Z">
              <w:r>
                <w:rPr>
                  <w:sz w:val="20"/>
                  <w:color w:val="000000"/>
                </w:rPr>
                <w:t xml:space="preserve">__cf_bm</w:t>
              </w:r>
            </w:ins>
          </w:p>
        </w:tc>
        <w:tc>
          <w:tcPr>
            <w:tcW w:w="4750" w:type="dxa"/>
            <w:vAlign w:val="center"/>
            <w:shd w:fill="FFFFFF"/>
          </w:tcPr>
          <w:p>
            <w:pPr>
              <w:spacing w:after="60" w:before="60" w:line="240" w:lineRule="auto"/>
              <w:rPr>
                <w:ins w:id="10129" w:author="MyDancr product alignment" w:date="2026-10-08T20:00:00Z"/>
              </w:rPr>
            </w:pPr>
            <w:ins w:id="10130" w:author="MyDancr product alignment" w:date="2026-10-08T20:00:00Z">
              <w:r>
                <w:rPr>
                  <w:sz w:val="20"/>
                  <w:color w:val="000000"/>
                </w:rPr>
                <w:t xml:space="preserve">Cloudflare security for the Supabase media service.</w:t>
              </w:r>
            </w:ins>
          </w:p>
        </w:tc>
        <w:tc>
          <w:tcPr>
            <w:tcW w:w="1300" w:type="dxa"/>
            <w:vAlign w:val="center"/>
            <w:shd w:fill="FFFFFF"/>
          </w:tcPr>
          <w:p>
            <w:pPr>
              <w:spacing w:after="60" w:before="60" w:line="240" w:lineRule="auto"/>
              <w:rPr>
                <w:ins w:id="10131" w:author="MyDancr product alignment" w:date="2026-10-08T20:00:00Z"/>
              </w:rPr>
            </w:pPr>
            <w:ins w:id="10132" w:author="MyDancr product alignment" w:date="2026-10-08T20:00:00Z">
              <w:r>
                <w:rPr>
                  <w:sz w:val="20"/>
                  <w:color w:val="000000"/>
                </w:rPr>
                <w:t xml:space="preserve">About 30 minutes</w:t>
              </w:r>
            </w:ins>
          </w:p>
        </w:tc>
      </w:tr>
      <w:tr>
        <w:trPr>
          <w:ins w:id="10133" w:author="MyDancr product alignment" w:date="2026-10-08T20:00:00Z"/>
        </w:trPr>
        <w:tc>
          <w:tcPr>
            <w:tcW w:w="2950" w:type="dxa"/>
            <w:vAlign w:val="center"/>
            <w:shd w:fill="F7F7F7"/>
          </w:tcPr>
          <w:p>
            <w:pPr>
              <w:spacing w:after="60" w:before="60" w:line="240" w:lineRule="auto"/>
              <w:rPr>
                <w:ins w:id="10134" w:author="MyDancr product alignment" w:date="2026-10-08T20:00:00Z"/>
              </w:rPr>
            </w:pPr>
            <w:ins w:id="10135" w:author="MyDancr product alignment" w:date="2026-10-08T20:00:00Z">
              <w:r>
                <w:rPr>
                  <w:sz w:val="20"/>
                  <w:color w:val="000000"/>
                </w:rPr>
                <w:t xml:space="preserve">mydancrAdmissionSession</w:t>
              </w:r>
            </w:ins>
          </w:p>
        </w:tc>
        <w:tc>
          <w:tcPr>
            <w:tcW w:w="4750" w:type="dxa"/>
            <w:vAlign w:val="center"/>
            <w:shd w:fill="F7F7F7"/>
          </w:tcPr>
          <w:p>
            <w:pPr>
              <w:spacing w:after="60" w:before="60" w:line="240" w:lineRule="auto"/>
              <w:rPr>
                <w:ins w:id="10136" w:author="MyDancr product alignment" w:date="2026-10-08T20:00:00Z"/>
              </w:rPr>
            </w:pPr>
            <w:ins w:id="10137" w:author="MyDancr product alignment" w:date="2026-10-08T20:00:00Z">
              <w:r>
                <w:rPr>
                  <w:sz w:val="20"/>
                  <w:color w:val="000000"/>
                </w:rPr>
                <w:t xml:space="preserve">Recognizes the admission-pass session and prevents duplicate redemption.</w:t>
              </w:r>
            </w:ins>
          </w:p>
        </w:tc>
        <w:tc>
          <w:tcPr>
            <w:tcW w:w="1300" w:type="dxa"/>
            <w:vAlign w:val="center"/>
            <w:shd w:fill="F7F7F7"/>
          </w:tcPr>
          <w:p>
            <w:pPr>
              <w:spacing w:after="60" w:before="60" w:line="240" w:lineRule="auto"/>
              <w:rPr>
                <w:ins w:id="10138" w:author="MyDancr product alignment" w:date="2026-10-08T20:00:00Z"/>
              </w:rPr>
            </w:pPr>
            <w:ins w:id="10139" w:author="MyDancr product alignment" w:date="2026-10-08T20:00:00Z">
              <w:r>
                <w:rPr>
                  <w:sz w:val="20"/>
                  <w:color w:val="000000"/>
                </w:rPr>
                <w:t xml:space="preserve">365 days</w:t>
              </w:r>
            </w:ins>
          </w:p>
        </w:tc>
      </w:tr>
      <w:tr>
        <w:trPr>
          <w:ins w:id="10140" w:author="MyDancr product alignment" w:date="2026-10-08T20:00:00Z"/>
        </w:trPr>
        <w:tc>
          <w:tcPr>
            <w:tcW w:w="2950" w:type="dxa"/>
            <w:vAlign w:val="center"/>
            <w:shd w:fill="FFFFFF"/>
          </w:tcPr>
          <w:p>
            <w:pPr>
              <w:spacing w:after="60" w:before="60" w:line="240" w:lineRule="auto"/>
              <w:rPr>
                <w:ins w:id="10141" w:author="MyDancr product alignment" w:date="2026-10-08T20:00:00Z"/>
              </w:rPr>
            </w:pPr>
            <w:ins w:id="10142" w:author="MyDancr product alignment" w:date="2026-10-08T20:00:00Z">
              <w:r>
                <w:rPr>
                  <w:sz w:val="20"/>
                  <w:color w:val="000000"/>
                </w:rPr>
                <w:t xml:space="preserve">mydancr_nfc_account_v1</w:t>
              </w:r>
            </w:ins>
          </w:p>
        </w:tc>
        <w:tc>
          <w:tcPr>
            <w:tcW w:w="4750" w:type="dxa"/>
            <w:vAlign w:val="center"/>
            <w:shd w:fill="FFFFFF"/>
          </w:tcPr>
          <w:p>
            <w:pPr>
              <w:spacing w:after="60" w:before="60" w:line="240" w:lineRule="auto"/>
              <w:rPr>
                <w:ins w:id="10143" w:author="MyDancr product alignment" w:date="2026-10-08T20:00:00Z"/>
              </w:rPr>
            </w:pPr>
            <w:ins w:id="10144" w:author="MyDancr product alignment" w:date="2026-10-08T20:00:00Z">
              <w:r>
                <w:rPr>
                  <w:sz w:val="20"/>
                  <w:color w:val="000000"/>
                </w:rPr>
                <w:t xml:space="preserve">Links this browser to a dancer account for NFC sticker use.</w:t>
              </w:r>
            </w:ins>
          </w:p>
        </w:tc>
        <w:tc>
          <w:tcPr>
            <w:tcW w:w="1300" w:type="dxa"/>
            <w:vAlign w:val="center"/>
            <w:shd w:fill="FFFFFF"/>
          </w:tcPr>
          <w:p>
            <w:pPr>
              <w:spacing w:after="60" w:before="60" w:line="240" w:lineRule="auto"/>
              <w:rPr>
                <w:ins w:id="10145" w:author="MyDancr product alignment" w:date="2026-10-08T20:00:00Z"/>
              </w:rPr>
            </w:pPr>
            <w:ins w:id="10146" w:author="MyDancr product alignment" w:date="2026-10-08T20:00:00Z">
              <w:r>
                <w:rPr>
                  <w:sz w:val="20"/>
                  <w:color w:val="000000"/>
                </w:rPr>
                <w:t xml:space="preserve">400 days</w:t>
              </w:r>
            </w:ins>
          </w:p>
        </w:tc>
      </w:tr>
      <w:tr>
        <w:trPr>
          <w:ins w:id="10147" w:author="MyDancr product alignment" w:date="2026-10-08T20:00:00Z"/>
        </w:trPr>
        <w:tc>
          <w:tcPr>
            <w:tcW w:w="2950" w:type="dxa"/>
            <w:vAlign w:val="center"/>
            <w:shd w:fill="F7F7F7"/>
          </w:tcPr>
          <w:p>
            <w:pPr>
              <w:spacing w:after="60" w:before="60" w:line="240" w:lineRule="auto"/>
              <w:rPr>
                <w:ins w:id="10148" w:author="MyDancr product alignment" w:date="2026-10-08T20:00:00Z"/>
              </w:rPr>
            </w:pPr>
            <w:ins w:id="10149" w:author="MyDancr product alignment" w:date="2026-10-08T20:00:00Z">
              <w:r>
                <w:rPr>
                  <w:sz w:val="20"/>
                  <w:color w:val="000000"/>
                </w:rPr>
                <w:t xml:space="preserve">mydancrVenueVideo</w:t>
              </w:r>
            </w:ins>
          </w:p>
        </w:tc>
        <w:tc>
          <w:tcPr>
            <w:tcW w:w="4750" w:type="dxa"/>
            <w:vAlign w:val="center"/>
            <w:shd w:fill="F7F7F7"/>
          </w:tcPr>
          <w:p>
            <w:pPr>
              <w:spacing w:after="60" w:before="60" w:line="240" w:lineRule="auto"/>
              <w:rPr>
                <w:ins w:id="10150" w:author="MyDancr product alignment" w:date="2026-10-08T20:00:00Z"/>
              </w:rPr>
            </w:pPr>
            <w:ins w:id="10151" w:author="MyDancr product alignment" w:date="2026-10-08T20:00:00Z">
              <w:r>
                <w:rPr>
                  <w:sz w:val="20"/>
                  <w:color w:val="000000"/>
                </w:rPr>
                <w:t xml:space="preserve">Attributes venue-video viewing to related activity.</w:t>
              </w:r>
            </w:ins>
          </w:p>
        </w:tc>
        <w:tc>
          <w:tcPr>
            <w:tcW w:w="1300" w:type="dxa"/>
            <w:vAlign w:val="center"/>
            <w:shd w:fill="F7F7F7"/>
          </w:tcPr>
          <w:p>
            <w:pPr>
              <w:spacing w:after="60" w:before="60" w:line="240" w:lineRule="auto"/>
              <w:rPr>
                <w:ins w:id="10152" w:author="MyDancr product alignment" w:date="2026-10-08T20:00:00Z"/>
              </w:rPr>
            </w:pPr>
            <w:ins w:id="10153" w:author="MyDancr product alignment" w:date="2026-10-08T20:00:00Z">
              <w:r>
                <w:rPr>
                  <w:sz w:val="20"/>
                  <w:color w:val="000000"/>
                </w:rPr>
                <w:t xml:space="preserve">30 minutes</w:t>
              </w:r>
            </w:ins>
          </w:p>
        </w:tc>
      </w:tr>
    </w:tbl>
    <w:p w14:paraId="10A7B31F" w14:textId="5A8F938A" w:rsidR="009F3E5D" w:rsidRPr="001A0A66" w:rsidRDefault="00154C5F" w:rsidP="009F3E5D">
      <w:pPr>
        <w:rPr>
          <w:rFonts w:ascii="Times New Roman" w:hAnsi="Times New Roman" w:cs="Times New Roman"/>
        </w:rPr>
        <w:keepNext/>
        <w:spacing w:before="120"/>
      </w:pPr>
      <w:r w:rsidRPr="001A0A66">
        <w:rPr>
          <w:rFonts w:ascii="Times New Roman" w:hAnsi="Times New Roman" w:cs="Times New Roman"/>
        </w:rPr>
        <w:t>5</w:t>
      </w:r>
      <w:r w:rsidR="009F3E5D" w:rsidRPr="001A0A66">
        <w:rPr>
          <w:rFonts w:ascii="Times New Roman" w:hAnsi="Times New Roman" w:cs="Times New Roman"/>
        </w:rPr>
        <w:t>.</w:t>
      </w:r>
      <w:r w:rsidR="009F3E5D" w:rsidRPr="001A0A66">
        <w:rPr>
          <w:rFonts w:ascii="Times New Roman" w:hAnsi="Times New Roman" w:cs="Times New Roman"/>
        </w:rPr>
        <w:tab/>
        <w:t>HOW LONG DO WE KEEP YOUR INFORMATION?</w:t>
      </w:r>
    </w:p>
    <w:p w14:paraId="0C8F6AAE"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lastRenderedPageBreak/>
        <w:t>In Short: We keep your information for as long as necessary to fulfill the purposes outlined in this privacy notice unless otherwise required by law.</w:t>
      </w:r>
    </w:p>
    <w:p w14:paraId="74FC5473" w14:textId="77777777" w:rsidR="009F3E5D" w:rsidRPr="001A0A66" w:rsidRDefault="009F3E5D" w:rsidP="009F3E5D">
      <w:pPr>
        <w:rPr>
          <w:rFonts w:ascii="Times New Roman" w:hAnsi="Times New Roman" w:cs="Times New Roman"/>
        </w:rPr>
      </w:pPr>
      <w:r>
        <w:rPr>
          <w:rFonts w:ascii="Times New Roman" w:hAnsi="Times New Roman" w:cs="Times New Roman"/>
        </w:rPr>
        <w:t xml:space="preserve">We retain personal information only as reasonably necessary for the purposes described in this notice. For Internal, VIP, and venue-sharing records, we consider the duration of the shift, visit, membership, or sharing choice; request administration; security and dispute resolution; and applicable legal obligations. Closing an account, withdrawing sharing, or revoking access does not necessarily erase records lawfully retained for those limited purposes.</w:t>
      </w:r>
    </w:p>
    <w:p w14:paraId="0F40A54F"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When we have no ongoing legitimate business need to process your personal information, we will either delete or anonymize such information, or, if this is not possible (for example, because your personal information has been stored in backup archives), then we will securely store your personal information and isolate it from any further processing until deletion is possible.</w:t>
      </w:r>
    </w:p>
    <w:p w14:paraId="3E127FF9" w14:textId="3A51F99C" w:rsidR="009F3E5D" w:rsidRPr="001A0A66" w:rsidRDefault="00154C5F" w:rsidP="009F3E5D">
      <w:pPr>
        <w:rPr>
          <w:rFonts w:ascii="Times New Roman" w:hAnsi="Times New Roman" w:cs="Times New Roman"/>
        </w:rPr>
        <w:keepNext/>
      </w:pPr>
      <w:r w:rsidRPr="001A0A66">
        <w:rPr>
          <w:rFonts w:ascii="Times New Roman" w:hAnsi="Times New Roman" w:cs="Times New Roman"/>
        </w:rPr>
        <w:t>6</w:t>
      </w:r>
      <w:r w:rsidR="009F3E5D" w:rsidRPr="001A0A66">
        <w:rPr>
          <w:rFonts w:ascii="Times New Roman" w:hAnsi="Times New Roman" w:cs="Times New Roman"/>
        </w:rPr>
        <w:t>.</w:t>
      </w:r>
      <w:r w:rsidR="009F3E5D" w:rsidRPr="001A0A66">
        <w:rPr>
          <w:rFonts w:ascii="Times New Roman" w:hAnsi="Times New Roman" w:cs="Times New Roman"/>
        </w:rPr>
        <w:tab/>
        <w:t>HOW DO WE KEEP YOUR INFORMATION SAFE?</w:t>
      </w:r>
    </w:p>
    <w:p w14:paraId="66C436BE"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In Short: We aim to protect your personal information through a system of organizational and technical security measures.</w:t>
      </w:r>
    </w:p>
    <w:p w14:paraId="1074F536"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We have implemented appropriate and reasonable technical and organizational security measures designed to protect the security of any personal information we process. However, despite our safeguards and efforts to secure your information, no electronic transmission over the Internet or information storage technology can be guaranteed to be 100% secure, so we cannot promise or guarantee that hackers, cybercriminals, or other unauthorized third parties will not be able to defeat our security and improperly collect, access, steal, or modify your information. Although we will do our best to protect your personal information, transmission of personal information to and from our Services is at your own risk. You should only access the Services within a secure environment.</w:t>
      </w:r>
    </w:p>
    <w:p w14:paraId="71EFD874" w14:textId="6C005E50" w:rsidR="009F3E5D" w:rsidRPr="001A0A66" w:rsidRDefault="00154C5F" w:rsidP="009F3E5D">
      <w:pPr>
        <w:rPr>
          <w:rFonts w:ascii="Times New Roman" w:hAnsi="Times New Roman" w:cs="Times New Roman"/>
        </w:rPr>
        <w:keepNext/>
      </w:pPr>
      <w:r w:rsidRPr="001A0A66">
        <w:rPr>
          <w:rFonts w:ascii="Times New Roman" w:hAnsi="Times New Roman" w:cs="Times New Roman"/>
        </w:rPr>
        <w:t>7</w:t>
      </w:r>
      <w:r w:rsidR="009F3E5D" w:rsidRPr="001A0A66">
        <w:rPr>
          <w:rFonts w:ascii="Times New Roman" w:hAnsi="Times New Roman" w:cs="Times New Roman"/>
        </w:rPr>
        <w:t>.</w:t>
      </w:r>
      <w:r w:rsidR="009F3E5D" w:rsidRPr="001A0A66">
        <w:rPr>
          <w:rFonts w:ascii="Times New Roman" w:hAnsi="Times New Roman" w:cs="Times New Roman"/>
        </w:rPr>
        <w:tab/>
        <w:t>DO WE COLLECT INFORMATION FROM MINORS?</w:t>
      </w:r>
    </w:p>
    <w:p w14:paraId="194FD10E"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In Short: We do not knowingly collect data from or market to minors.</w:t>
      </w:r>
    </w:p>
    <w:p w14:paraId="2613C3C1" w14:textId="0A69CB90" w:rsidR="009F3E5D" w:rsidRPr="001A0A66" w:rsidRDefault="00C33F14" w:rsidP="009F3E5D">
      <w:pPr>
        <w:rPr>
          <w:rFonts w:ascii="Times New Roman" w:hAnsi="Times New Roman" w:cs="Times New Roman"/>
        </w:rPr>
      </w:pPr>
      <w:r>
        <w:rPr>
          <w:rFonts w:ascii="Times New Roman" w:hAnsi="Times New Roman" w:cs="Times New Roman"/>
        </w:rPr>
        <w:t xml:space="preserve">M</w:t>
      </w:r>
      <w:del w:id="10089" w:author="MyDancr product alignment" w:date="2026-10-08T20:00:00Z">
        <w:r>
          <w:rPr>
            <w:rFonts w:ascii="Times New Roman" w:hAnsi="Times New Roman" w:cs="Times New Roman"/>
          </w:rPr>
          <w:delText xml:space="preserve">ydancr</w:delText>
        </w:r>
      </w:del>
      <w:ins w:id="10090" w:author="MyDancr product alignment" w:date="2026-10-08T20:00:00Z">
        <w:r>
          <w:rPr>
            <w:rFonts w:ascii="Times New Roman" w:hAnsi="Times New Roman" w:cs="Times New Roman"/>
          </w:rPr>
          <w:t xml:space="preserve">YDANCR</w:t>
        </w:r>
      </w:ins>
      <w:r>
        <w:rPr>
          <w:rFonts w:ascii="Times New Roman" w:hAnsi="Times New Roman" w:cs="Times New Roman"/>
        </w:rPr>
        <w:t xml:space="preserve"> LLC</w:t>
      </w:r>
      <w:r>
        <w:rPr>
          <w:rFonts w:ascii="Times New Roman" w:hAnsi="Times New Roman" w:cs="Times New Roman"/>
        </w:rPr>
        <w:t xml:space="preserve"> does not knowingly collect or maintain any personally identifiable information on the Service from persons under 18 years of age, and no part of our Service or web sites are directed to persons under 18. If you are under 18 years of age, then you are not authorized to use or access </w:t>
      </w:r>
      <w:r>
        <w:rPr>
          <w:rFonts w:ascii="Times New Roman" w:hAnsi="Times New Roman" w:cs="Times New Roman"/>
        </w:rPr>
        <w:t xml:space="preserve">M</w:t>
      </w:r>
      <w:del w:id="10091" w:author="MyDancr product alignment" w:date="2026-10-08T20:00:00Z">
        <w:r>
          <w:rPr>
            <w:rFonts w:ascii="Times New Roman" w:hAnsi="Times New Roman" w:cs="Times New Roman"/>
          </w:rPr>
          <w:delText xml:space="preserve">ydancr</w:delText>
        </w:r>
      </w:del>
      <w:ins w:id="10092" w:author="MyDancr product alignment" w:date="2026-10-08T20:00:00Z">
        <w:r>
          <w:rPr>
            <w:rFonts w:ascii="Times New Roman" w:hAnsi="Times New Roman" w:cs="Times New Roman"/>
          </w:rPr>
          <w:t xml:space="preserve">YDANCR</w:t>
        </w:r>
      </w:ins>
      <w:r>
        <w:rPr>
          <w:rFonts w:ascii="Times New Roman" w:hAnsi="Times New Roman" w:cs="Times New Roman"/>
        </w:rPr>
        <w:t xml:space="preserve"> </w:t>
      </w:r>
      <w:r>
        <w:rPr>
          <w:rFonts w:ascii="Times New Roman" w:hAnsi="Times New Roman" w:cs="Times New Roman"/>
        </w:rPr>
        <w:t xml:space="preserve">LLC’d</w:t>
      </w:r>
      <w:r>
        <w:rPr>
          <w:rFonts w:ascii="Times New Roman" w:hAnsi="Times New Roman" w:cs="Times New Roman"/>
        </w:rPr>
        <w:t xml:space="preserve"> web sites at any time nor in any manner. If </w:t>
      </w:r>
      <w:r>
        <w:rPr>
          <w:rFonts w:ascii="Times New Roman" w:hAnsi="Times New Roman" w:cs="Times New Roman"/>
        </w:rPr>
        <w:t xml:space="preserve">Mydancr</w:t>
      </w:r>
      <w:r>
        <w:rPr>
          <w:rFonts w:ascii="Times New Roman" w:hAnsi="Times New Roman" w:cs="Times New Roman"/>
        </w:rPr>
        <w:t xml:space="preserve"> LL</w:t>
      </w:r>
      <w:r>
        <w:rPr>
          <w:rFonts w:ascii="Times New Roman" w:hAnsi="Times New Roman" w:cs="Times New Roman"/>
        </w:rPr>
        <w:t xml:space="preserve"> learns that personally identifiable information of persons under 18 years of age has been published on the Service, then </w:t>
      </w:r>
      <w:r>
        <w:rPr>
          <w:rFonts w:ascii="Times New Roman" w:hAnsi="Times New Roman" w:cs="Times New Roman"/>
        </w:rPr>
        <w:t xml:space="preserve">M</w:t>
      </w:r>
      <w:del w:id="10093" w:author="MyDancr product alignment" w:date="2026-10-08T20:00:00Z">
        <w:r>
          <w:rPr>
            <w:rFonts w:ascii="Times New Roman" w:hAnsi="Times New Roman" w:cs="Times New Roman"/>
          </w:rPr>
          <w:delText xml:space="preserve">ydancr</w:delText>
        </w:r>
      </w:del>
      <w:ins w:id="10094" w:author="MyDancr product alignment" w:date="2026-10-08T20:00:00Z">
        <w:r>
          <w:rPr>
            <w:rFonts w:ascii="Times New Roman" w:hAnsi="Times New Roman" w:cs="Times New Roman"/>
          </w:rPr>
          <w:t xml:space="preserve">YDANCR</w:t>
        </w:r>
      </w:ins>
      <w:r>
        <w:rPr>
          <w:rFonts w:ascii="Times New Roman" w:hAnsi="Times New Roman" w:cs="Times New Roman"/>
        </w:rPr>
        <w:t xml:space="preserve"> LLC</w:t>
      </w:r>
      <w:r>
        <w:rPr>
          <w:rFonts w:ascii="Times New Roman" w:hAnsi="Times New Roman" w:cs="Times New Roman"/>
        </w:rPr>
        <w:t xml:space="preserve"> will take the immediate, appropriate steps to remove this information, and may take the additional step of reporting to legal authorities.</w:t>
      </w:r>
    </w:p>
    <w:p w14:paraId="5F498965" w14:textId="5C3ABB85" w:rsidR="009F3E5D" w:rsidRPr="001A0A66" w:rsidRDefault="00154C5F" w:rsidP="009F3E5D">
      <w:pPr>
        <w:rPr>
          <w:rFonts w:ascii="Times New Roman" w:hAnsi="Times New Roman" w:cs="Times New Roman"/>
        </w:rPr>
        <w:keepNext/>
      </w:pPr>
      <w:r w:rsidRPr="001A0A66">
        <w:rPr>
          <w:rFonts w:ascii="Times New Roman" w:hAnsi="Times New Roman" w:cs="Times New Roman"/>
        </w:rPr>
        <w:t>8</w:t>
      </w:r>
      <w:r w:rsidR="009F3E5D" w:rsidRPr="001A0A66">
        <w:rPr>
          <w:rFonts w:ascii="Times New Roman" w:hAnsi="Times New Roman" w:cs="Times New Roman"/>
        </w:rPr>
        <w:t>.</w:t>
      </w:r>
      <w:r w:rsidR="009F3E5D" w:rsidRPr="001A0A66">
        <w:rPr>
          <w:rFonts w:ascii="Times New Roman" w:hAnsi="Times New Roman" w:cs="Times New Roman"/>
        </w:rPr>
        <w:tab/>
        <w:t>WHAT ARE YOUR PRIVACY RIGHTS?</w:t>
      </w:r>
    </w:p>
    <w:p w14:paraId="2328D012"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In Short: You may review, change, or terminate your account at any time.</w:t>
      </w:r>
    </w:p>
    <w:p w14:paraId="6FC2F6FC"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lastRenderedPageBreak/>
        <w:t>Withdrawing your consent: If we are relying on your consent to process your personal information, which may be express and/or implied consent depending on the applicable law, you have the right to withdraw your consent at any time. You can withdraw your consent at any time by contacting us by using the contact details provided in the section “HOW CAN YOU CONTACT US ABOUT THIS NOTICE?” below.</w:t>
      </w:r>
    </w:p>
    <w:p w14:paraId="258A2772"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However, please note that this will not affect the lawfulness of the processing before its withdrawal nor, when applicable law allows, will it affect the processing of your personal information conducted in reliance on lawful processing grounds other than consent.</w:t>
      </w:r>
    </w:p>
    <w:p>
      <w:pPr>
        <w:spacing w:before="120" w:after="120"/>
        <w:rPr/>
      </w:pPr>
      <w:r>
        <w:rPr>
          <w:rFonts w:ascii="Times New Roman" w:hAnsi="Times New Roman" w:cs="Times New Roman"/>
        </w:rPr>
        <w:t xml:space="preserve">Venue sharing and restricted access. Use Stop sharing in the club-sharing control or unfollow the club to remove your optional follower details from its customer list. This does not cancel active guest-list registrations or VIP requests. Request access, correction, or deletion from support@mydancr.com; for copies a venue independently holds or its separate marketing, also contact that venue. Dancers can use available visibility controls or contact support. Visibility changes, shift expiry, or link revocation affect subsequent authorized access but cannot recall information already viewed, downloaded, or retained by others.</w:t>
      </w:r>
    </w:p>
    <w:p w14:paraId="40180AAB"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Opting out of marketing and promotional communications: You can unsubscribe from our marketing and promotional communications at any time by clicking on the unsubscribe link in the emails that we send, replying “STOP” or “UNSUBSCRIBE” to the SMS messages that we send, or by contacting us using the details provided in the section “HOW CAN YOU CONTACT US ABOUT THIS NOTICE?” below. You will then be removed from the marketing lists. However, we may still communicate with you — for example, to send you service-related messages that are necessary for the administration and use of your account, to respond to service requests, or for other non-marketing purposes.</w:t>
      </w:r>
    </w:p>
    <w:p w14:paraId="755E1C2F" w14:textId="77777777" w:rsidR="009F3E5D" w:rsidRPr="001A0A66" w:rsidRDefault="009F3E5D" w:rsidP="009F3E5D">
      <w:pPr>
        <w:keepNext w:val="1"/>
        <w:rPr>
          <w:rFonts w:ascii="Times New Roman" w:hAnsi="Times New Roman" w:cs="Times New Roman"/>
        </w:rPr>
      </w:pPr>
      <w:r w:rsidRPr="001A0A66">
        <w:rPr>
          <w:rFonts w:ascii="Times New Roman" w:hAnsi="Times New Roman" w:cs="Times New Roman"/>
        </w:rPr>
        <w:t>Account Information</w:t>
      </w:r>
    </w:p>
    <w:p w14:paraId="366C1DA7"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If you would at any time like to review or change the information in your account or terminate your account, you can:</w:t>
      </w:r>
    </w:p>
    <w:p w14:paraId="6CBA5CC4"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Log in to your account settings and update your user account.</w:t>
      </w:r>
    </w:p>
    <w:p w14:paraId="4485C7E2"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Upon your request to terminate your account, we will deactivate or delete your account and information from our active databases. However, we may retain some information in our files to prevent fraud, troubleshoot problems, assist with any investigations, enforce our legal terms and/or comply with applicable legal requirements.</w:t>
      </w:r>
    </w:p>
    <w:p w14:paraId="5B520C88"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Cookies and similar technologies: Most Web browsers are set to accept cookies by default. If you prefer, you can usually choose to set your browser to remove cookies and to reject cookies. If you choose to remove cookies or reject cookies, this could affect certain features or services of our Services.</w:t>
      </w:r>
    </w:p>
    <w:p w14:paraId="75B798AA" w14:textId="7E1BEBA7" w:rsidR="009F3E5D" w:rsidRPr="001A0A66" w:rsidRDefault="009F3E5D" w:rsidP="009F3E5D">
      <w:pPr>
        <w:rPr>
          <w:rFonts w:ascii="Times New Roman" w:hAnsi="Times New Roman" w:cs="Times New Roman"/>
        </w:rPr>
      </w:pPr>
      <w:r w:rsidRPr="001A0A66">
        <w:rPr>
          <w:rFonts w:ascii="Times New Roman" w:hAnsi="Times New Roman" w:cs="Times New Roman"/>
        </w:rPr>
        <w:t xml:space="preserve">If you have questions or comments about your privacy rights, you may email us at </w:t>
      </w:r>
      <w:hyperlink r:id="rId6" w:history="1">
        <w:r w:rsidR="00C33F14" w:rsidRPr="001A0A66">
          <w:rPr>
            <w:rStyle w:val="Hyperlink"/>
            <w:rFonts w:ascii="Times New Roman" w:hAnsi="Times New Roman" w:cs="Times New Roman"/>
          </w:rPr>
          <w:t>support@mydancr.com</w:t>
        </w:r>
      </w:hyperlink>
      <w:r w:rsidR="00C33F14" w:rsidRPr="001A0A66">
        <w:rPr>
          <w:rFonts w:ascii="Times New Roman" w:hAnsi="Times New Roman" w:cs="Times New Roman"/>
        </w:rPr>
        <w:t xml:space="preserve"> </w:t>
      </w:r>
    </w:p>
    <w:p w14:paraId="1F68BB1B" w14:textId="1E337294" w:rsidR="009F3E5D" w:rsidRPr="001A0A66" w:rsidRDefault="00154C5F" w:rsidP="009F3E5D">
      <w:pPr>
        <w:keepNext/>
        <w:rPr>
          <w:rFonts w:ascii="Times New Roman" w:hAnsi="Times New Roman" w:cs="Times New Roman"/>
        </w:rPr>
      </w:pPr>
      <w:r w:rsidRPr="001A0A66">
        <w:rPr>
          <w:rFonts w:ascii="Times New Roman" w:hAnsi="Times New Roman" w:cs="Times New Roman"/>
        </w:rPr>
        <w:t>9</w:t>
      </w:r>
      <w:r w:rsidR="009F3E5D" w:rsidRPr="001A0A66">
        <w:rPr>
          <w:rFonts w:ascii="Times New Roman" w:hAnsi="Times New Roman" w:cs="Times New Roman"/>
        </w:rPr>
        <w:t>.</w:t>
      </w:r>
      <w:r w:rsidR="009F3E5D" w:rsidRPr="001A0A66">
        <w:rPr>
          <w:rFonts w:ascii="Times New Roman" w:hAnsi="Times New Roman" w:cs="Times New Roman"/>
        </w:rPr>
        <w:tab/>
        <w:t>CONTROLS FOR DO-NOT-TRACK FEATURES</w:t>
      </w:r>
    </w:p>
    <w:p w14:paraId="0FDEAC57"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 xml:space="preserve">Most web browsers and some mobile operating systems and mobile applications include a Do-Not-Track (“DNT”) feature or setting you can activate to signal your privacy preference not to have data about your online browsing activities monitored and collected. At this stage no uniform technology standard for recognizing and implementing DNT signals has been finalized. As such, </w:t>
      </w:r>
      <w:r w:rsidRPr="001A0A66">
        <w:rPr>
          <w:rFonts w:ascii="Times New Roman" w:hAnsi="Times New Roman" w:cs="Times New Roman"/>
        </w:rPr>
        <w:lastRenderedPageBreak/>
        <w:t>we do not currently respond to DNT browser signals or any other mechanism that automatically communicates your choice not to be tracked online. If a standard for online tracking is adopted that we must follow in the future, we will inform you about that practice in a revised version of this privacy notice.</w:t>
      </w:r>
    </w:p>
    <w:p w14:paraId="6C863B8D" w14:textId="36BF4F83" w:rsidR="009F3E5D" w:rsidRPr="001A0A66" w:rsidRDefault="009F3E5D" w:rsidP="009F3E5D">
      <w:pPr>
        <w:rPr>
          <w:rFonts w:ascii="Times New Roman" w:hAnsi="Times New Roman" w:cs="Times New Roman"/>
        </w:rPr>
        <w:keepNext/>
      </w:pPr>
      <w:r w:rsidRPr="001A0A66">
        <w:rPr>
          <w:rFonts w:ascii="Times New Roman" w:hAnsi="Times New Roman" w:cs="Times New Roman"/>
        </w:rPr>
        <w:t>1</w:t>
      </w:r>
      <w:r w:rsidR="00154C5F" w:rsidRPr="001A0A66">
        <w:rPr>
          <w:rFonts w:ascii="Times New Roman" w:hAnsi="Times New Roman" w:cs="Times New Roman"/>
        </w:rPr>
        <w:t>0</w:t>
      </w:r>
      <w:r w:rsidRPr="001A0A66">
        <w:rPr>
          <w:rFonts w:ascii="Times New Roman" w:hAnsi="Times New Roman" w:cs="Times New Roman"/>
        </w:rPr>
        <w:t>.</w:t>
      </w:r>
      <w:r w:rsidRPr="001A0A66">
        <w:rPr>
          <w:rFonts w:ascii="Times New Roman" w:hAnsi="Times New Roman" w:cs="Times New Roman"/>
        </w:rPr>
        <w:tab/>
        <w:t>DO UNITED STATES RESIDENTS HAVE SPECIFIC PRIVACY RIGHTS?</w:t>
      </w:r>
    </w:p>
    <w:p w14:paraId="74A78808"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In Short: If you are a resident of California, Colorado, Utah, Connecticut or Virginia, you are granted specific rights regarding access to your personal information.</w:t>
      </w:r>
    </w:p>
    <w:p w14:paraId="4F2E0E55"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We may also collect other personal information outside of these categories through instances where you interact with us in person, online, or by phone or mail in the context of:</w:t>
      </w:r>
    </w:p>
    <w:p w14:paraId="34E8A91F"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Receiving help through our customer support channels;</w:t>
      </w:r>
    </w:p>
    <w:p w14:paraId="5CACE6B9"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Participation in customer surveys or contests; and</w:t>
      </w:r>
    </w:p>
    <w:p w14:paraId="701C2697"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Facilitation in the delivery of our Services and to respond to your inquiries.</w:t>
      </w:r>
    </w:p>
    <w:p w14:paraId="03015177" w14:textId="77777777" w:rsidR="009F3E5D" w:rsidRPr="001A0A66" w:rsidRDefault="009F3E5D" w:rsidP="009F3E5D">
      <w:pPr>
        <w:keepNext w:val="1"/>
        <w:rPr>
          <w:rFonts w:ascii="Times New Roman" w:hAnsi="Times New Roman" w:cs="Times New Roman"/>
        </w:rPr>
      </w:pPr>
      <w:r w:rsidRPr="001A0A66">
        <w:rPr>
          <w:rFonts w:ascii="Times New Roman" w:hAnsi="Times New Roman" w:cs="Times New Roman"/>
        </w:rPr>
        <w:t>How do we use and share your personal information?</w:t>
      </w:r>
    </w:p>
    <w:p w14:paraId="649EF734"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Learn about how we use your personal information in the section, “HOW DO WE PROCESS YOUR INFORMATION?“</w:t>
      </w:r>
    </w:p>
    <w:p w14:paraId="417E6FD8"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We collect and share your personal information through:</w:t>
      </w:r>
    </w:p>
    <w:p w14:paraId="2A9575CE"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Targeting cookies/Marketing cookies</w:t>
      </w:r>
    </w:p>
    <w:p w14:paraId="42D52C7D" w14:textId="77777777" w:rsidR="009F3E5D" w:rsidRPr="001A0A66" w:rsidRDefault="009F3E5D" w:rsidP="009F3E5D">
      <w:pPr>
        <w:keepNext w:val="1"/>
        <w:rPr>
          <w:rFonts w:ascii="Times New Roman" w:hAnsi="Times New Roman" w:cs="Times New Roman"/>
        </w:rPr>
      </w:pPr>
      <w:r w:rsidRPr="001A0A66">
        <w:rPr>
          <w:rFonts w:ascii="Times New Roman" w:hAnsi="Times New Roman" w:cs="Times New Roman"/>
        </w:rPr>
        <w:t>Will your information be shared with anyone else?</w:t>
      </w:r>
    </w:p>
    <w:p w14:paraId="07188A49"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We may disclose your personal information with our service providers pursuant to a written contract between us and each service provider. Learn more about how we disclose personal information to in the section, “WHEN AND WITH WHOM DO WE SHARE YOUR PERSONAL INFORMATION?“</w:t>
      </w:r>
    </w:p>
    <w:p w14:paraId="537DC1F3"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We may use your personal information for our own business purposes, such as for undertaking internal research for technological development and demonstration. This is not considered to be “selling” of your personal information.</w:t>
      </w:r>
    </w:p>
    <w:p w14:paraId="1A86604B" w14:textId="77777777" w:rsidR="009F3E5D" w:rsidRPr="001A0A66" w:rsidRDefault="009F3E5D" w:rsidP="009F3E5D">
      <w:pPr>
        <w:rPr>
          <w:rFonts w:ascii="Times New Roman" w:hAnsi="Times New Roman" w:cs="Times New Roman"/>
        </w:rPr>
      </w:pPr>
      <w:r>
        <w:rPr>
          <w:rFonts w:ascii="Times New Roman" w:hAnsi="Times New Roman" w:cs="Times New Roman"/>
        </w:rPr>
        <w:t xml:space="preserve">For the Internal roster, VIP, and venue-sharing features, we disclose identifiers, contact information, profile content, request activity, and consent information only as described in Section 3. These features do not authorize sale of that information or its use for cross-context behavioral advertising.</w:t>
      </w:r>
    </w:p>
    <w:p w14:paraId="3028EEFF"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The categories of third parties to whom we disclosed personal information for a business or commercial purpose can be found under “WHEN AND WITH WHOM DO WE SHARE YOUR PERSONAL INFORMATION?“</w:t>
      </w:r>
    </w:p>
    <w:p w14:paraId="2D6566A2" w14:textId="77777777" w:rsidR="009F3E5D" w:rsidRPr="001A0A66" w:rsidRDefault="009F3E5D" w:rsidP="009F3E5D">
      <w:pPr>
        <w:keepNext w:val="1"/>
        <w:rPr>
          <w:rFonts w:ascii="Times New Roman" w:hAnsi="Times New Roman" w:cs="Times New Roman"/>
        </w:rPr>
      </w:pPr>
      <w:r w:rsidRPr="001A0A66">
        <w:rPr>
          <w:rFonts w:ascii="Times New Roman" w:hAnsi="Times New Roman" w:cs="Times New Roman"/>
        </w:rPr>
        <w:lastRenderedPageBreak/>
        <w:t>California Residents</w:t>
      </w:r>
    </w:p>
    <w:p w14:paraId="261F1EF5"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California Civil Code Section 1798.83, also known as the “Shine The Light” law permits our users who are California residents to request and obtain from us, once a year and free of charge, information about categories of personal information (if any) we disclosed to third parties for direct marketing purposes and the names and addresses of all third parties with which we shared personal information in the immediately preceding calendar year. If you are a California resident and would like to make such a request, please submit your request in writing to us using the contact information provided below.</w:t>
      </w:r>
    </w:p>
    <w:p w14:paraId="12F36922"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If you are under 18 years of age, reside in California, and have a registered account with the Services, you have the right to request removal of unwanted data that you publicly post on the Services. To request removal of such data, please contact us using the contact information provided below and include the email address associated with your account and a statement that you reside in California. We will make sure the data is not publicly displayed on the Services, but please be aware that the data may not be completely or comprehensively removed from all our systems (e.g., backups, etc.).</w:t>
      </w:r>
    </w:p>
    <w:p w14:paraId="1F1505CF" w14:textId="77777777" w:rsidR="009F3E5D" w:rsidRPr="001A0A66" w:rsidRDefault="009F3E5D" w:rsidP="009F3E5D">
      <w:pPr>
        <w:keepNext w:val="1"/>
        <w:rPr>
          <w:rFonts w:ascii="Times New Roman" w:hAnsi="Times New Roman" w:cs="Times New Roman"/>
        </w:rPr>
      </w:pPr>
      <w:r w:rsidRPr="001A0A66">
        <w:rPr>
          <w:rFonts w:ascii="Times New Roman" w:hAnsi="Times New Roman" w:cs="Times New Roman"/>
        </w:rPr>
        <w:t>CCPA Privacy Notice</w:t>
      </w:r>
    </w:p>
    <w:p w14:paraId="048CA27B"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This section applies only to California residents. Under the California Consumer Privacy Act (CCPA), you have the rights listed below.</w:t>
      </w:r>
    </w:p>
    <w:p w14:paraId="2241F8B7"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The California Code of Regulations defines a “residents” as:</w:t>
      </w:r>
    </w:p>
    <w:p w14:paraId="57EF4884"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1.</w:t>
      </w:r>
      <w:r w:rsidRPr="001A0A66">
        <w:rPr>
          <w:rFonts w:ascii="Times New Roman" w:hAnsi="Times New Roman" w:cs="Times New Roman"/>
        </w:rPr>
        <w:tab/>
        <w:t>every individual who is in the State of California for other than a temporary or transitory purpose and</w:t>
      </w:r>
    </w:p>
    <w:p w14:paraId="11BDC719"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2.</w:t>
      </w:r>
      <w:r w:rsidRPr="001A0A66">
        <w:rPr>
          <w:rFonts w:ascii="Times New Roman" w:hAnsi="Times New Roman" w:cs="Times New Roman"/>
        </w:rPr>
        <w:tab/>
        <w:t>every individual who is domiciled in the State of California who is outside the State of California for a temporary or transitory purpose</w:t>
      </w:r>
    </w:p>
    <w:p w14:paraId="388BC713"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All other individuals are defined as “non-residents.”</w:t>
      </w:r>
    </w:p>
    <w:p w14:paraId="6560F832"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If this definition of “resident” applies to you, we must adhere to certain rights and obligations regarding your personal information.</w:t>
      </w:r>
    </w:p>
    <w:p w14:paraId="541E7D44" w14:textId="77777777" w:rsidR="009F3E5D" w:rsidRPr="001A0A66" w:rsidRDefault="009F3E5D" w:rsidP="009F3E5D">
      <w:pPr>
        <w:keepNext/>
        <w:rPr>
          <w:rFonts w:ascii="Times New Roman" w:hAnsi="Times New Roman" w:cs="Times New Roman"/>
        </w:rPr>
      </w:pPr>
      <w:r w:rsidRPr="001A0A66">
        <w:rPr>
          <w:rFonts w:ascii="Times New Roman" w:hAnsi="Times New Roman" w:cs="Times New Roman"/>
        </w:rPr>
        <w:t>Your rights with respect to your personal data</w:t>
      </w:r>
    </w:p>
    <w:p w14:paraId="30B87125" w14:textId="77777777" w:rsidR="009F3E5D" w:rsidRPr="001A0A66" w:rsidRDefault="009F3E5D" w:rsidP="009F3E5D">
      <w:pPr>
        <w:keepNext/>
        <w:rPr>
          <w:rFonts w:ascii="Times New Roman" w:hAnsi="Times New Roman" w:cs="Times New Roman"/>
        </w:rPr>
      </w:pPr>
      <w:r w:rsidRPr="001A0A66">
        <w:rPr>
          <w:rFonts w:ascii="Times New Roman" w:hAnsi="Times New Roman" w:cs="Times New Roman"/>
        </w:rPr>
        <w:t>Right to request deletion of the data — Request to delete</w:t>
      </w:r>
    </w:p>
    <w:p w14:paraId="2ED9714F"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You can ask for the deletion of your personal information. If you ask us to delete your personal information, we will respect your request and delete your personal information, subject to certain exceptions provided by law, such as (but not limited to) the exercise by another consumer of his or her right to free speech, our compliance requirements resulting from a legal obligation, or any processing that may be required to protect against illegal activities.</w:t>
      </w:r>
    </w:p>
    <w:p w14:paraId="66DCA782" w14:textId="77777777" w:rsidR="009F3E5D" w:rsidRPr="001A0A66" w:rsidRDefault="009F3E5D" w:rsidP="009F3E5D">
      <w:pPr>
        <w:keepNext w:val="1"/>
        <w:rPr>
          <w:rFonts w:ascii="Times New Roman" w:hAnsi="Times New Roman" w:cs="Times New Roman"/>
        </w:rPr>
      </w:pPr>
      <w:r w:rsidRPr="001A0A66">
        <w:rPr>
          <w:rFonts w:ascii="Times New Roman" w:hAnsi="Times New Roman" w:cs="Times New Roman"/>
        </w:rPr>
        <w:t>Right to be informed — Request to know</w:t>
      </w:r>
    </w:p>
    <w:p w14:paraId="3A130ED4"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lastRenderedPageBreak/>
        <w:t>Depending on the circumstances, you have a right to know:</w:t>
      </w:r>
    </w:p>
    <w:p w14:paraId="082CA460"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whether we collect and use your personal information;</w:t>
      </w:r>
    </w:p>
    <w:p w14:paraId="33AAA3AF"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the categories of personal information that we collect;</w:t>
      </w:r>
    </w:p>
    <w:p w14:paraId="34563BE1"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the purposes for which the collected personal information is used;</w:t>
      </w:r>
    </w:p>
    <w:p w14:paraId="6B43EF44"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whether we sell or share personal information to third parties;</w:t>
      </w:r>
    </w:p>
    <w:p w14:paraId="283EFD50"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the categories of personal information that we sold, shared, or disclosed for a business purpose;</w:t>
      </w:r>
    </w:p>
    <w:p w14:paraId="1388B869"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the categories of third parties to whom the personal information was sold, shared, or disclosed for a business purpose;</w:t>
      </w:r>
    </w:p>
    <w:p w14:paraId="7F175F85"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the business or commercial purpose for collecting, selling, or sharing personal information; and</w:t>
      </w:r>
    </w:p>
    <w:p w14:paraId="3EB8672E"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the specific pieces of personal information we collected about you.</w:t>
      </w:r>
    </w:p>
    <w:p w14:paraId="435B1EE9"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In accordance with applicable law, we are not obligated to provide or delete consumer information that is de-identified in response to a consumer request or to re-identify individual data to verify a consumer request.</w:t>
      </w:r>
    </w:p>
    <w:p w14:paraId="19BDAA43" w14:textId="77777777" w:rsidR="009F3E5D" w:rsidRPr="001A0A66" w:rsidRDefault="009F3E5D" w:rsidP="009F3E5D">
      <w:pPr>
        <w:keepNext w:val="1"/>
        <w:rPr>
          <w:rFonts w:ascii="Times New Roman" w:hAnsi="Times New Roman" w:cs="Times New Roman"/>
        </w:rPr>
      </w:pPr>
      <w:r w:rsidRPr="001A0A66">
        <w:rPr>
          <w:rFonts w:ascii="Times New Roman" w:hAnsi="Times New Roman" w:cs="Times New Roman"/>
        </w:rPr>
        <w:t>Right to Non-Discrimination for the Exercise of a Consumer’s Privacy Rights</w:t>
      </w:r>
    </w:p>
    <w:p w14:paraId="1C39891C"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We will not discriminate against you if you exercise your privacy rights.</w:t>
      </w:r>
    </w:p>
    <w:p w14:paraId="664DB68F" w14:textId="77777777" w:rsidR="009F3E5D" w:rsidRPr="001A0A66" w:rsidRDefault="009F3E5D" w:rsidP="009F3E5D">
      <w:pPr>
        <w:keepNext w:val="1"/>
        <w:rPr>
          <w:rFonts w:ascii="Times New Roman" w:hAnsi="Times New Roman" w:cs="Times New Roman"/>
        </w:rPr>
      </w:pPr>
      <w:r w:rsidRPr="001A0A66">
        <w:rPr>
          <w:rFonts w:ascii="Times New Roman" w:hAnsi="Times New Roman" w:cs="Times New Roman"/>
        </w:rPr>
        <w:t>Right to Limit Use and Disclosure of Sensitive Personal Information</w:t>
      </w:r>
    </w:p>
    <w:p w14:paraId="4E617F6A" w14:textId="77777777" w:rsidR="009F3E5D" w:rsidRPr="001A0A66" w:rsidRDefault="009F3E5D" w:rsidP="009F3E5D">
      <w:pPr>
        <w:keepNext w:val="1"/>
        <w:rPr>
          <w:rFonts w:ascii="Times New Roman" w:hAnsi="Times New Roman" w:cs="Times New Roman"/>
        </w:rPr>
      </w:pPr>
      <w:r w:rsidRPr="001A0A66">
        <w:rPr>
          <w:rFonts w:ascii="Times New Roman" w:hAnsi="Times New Roman" w:cs="Times New Roman"/>
        </w:rPr>
        <w:t>If the business collects any of the following:</w:t>
      </w:r>
    </w:p>
    <w:p w14:paraId="0D61DBD4"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social security information, drivers’ licenses, state ID cards, passport numbers</w:t>
      </w:r>
    </w:p>
    <w:p w14:paraId="7E3B1114"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account login information</w:t>
      </w:r>
    </w:p>
    <w:p w14:paraId="3B0B2DE4"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credit card numbers, financial account information, or credentials allowing access to such accounts</w:t>
      </w:r>
    </w:p>
    <w:p w14:paraId="36EC66F6"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precise geolocation</w:t>
      </w:r>
    </w:p>
    <w:p w14:paraId="2636AAC2"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racial or ethnic origin, religious or philosophical beliefs, union membership</w:t>
      </w:r>
    </w:p>
    <w:p w14:paraId="1A41A195"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the contents of email and text, unless the business is the intended recipient of the communication</w:t>
      </w:r>
    </w:p>
    <w:p w14:paraId="62E08115"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genetic data, biometric data, and health data</w:t>
      </w:r>
    </w:p>
    <w:p w14:paraId="59C4E60F"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data concerning sexual orientation and sex life</w:t>
      </w:r>
    </w:p>
    <w:p w14:paraId="71BAA8B6"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you have the right to direct that business to limit its use of your sensitive personal information to that use which is necessary to perform the Services.</w:t>
      </w:r>
    </w:p>
    <w:p w14:paraId="20E7311A"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lastRenderedPageBreak/>
        <w:t>Once a business receives your request, they are no longer allowed to use or disclose your sensitive personal information for any other purpose unless you provide consent for the use or disclosure of sensitive personal information for additional purposes.</w:t>
      </w:r>
    </w:p>
    <w:p w14:paraId="605363F9"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Please note that sensitive personal information that is collected or processed without the purpose of inferring characteristics about a consumer is not covered by this right, as well as the publicly available information.</w:t>
      </w:r>
    </w:p>
    <w:p w14:paraId="7A2F23C4" w14:textId="54BEE1A0" w:rsidR="009F3E5D" w:rsidRPr="001A0A66" w:rsidRDefault="009F3E5D" w:rsidP="009F3E5D">
      <w:pPr>
        <w:rPr>
          <w:rFonts w:ascii="Times New Roman" w:hAnsi="Times New Roman" w:cs="Times New Roman"/>
        </w:rPr>
      </w:pPr>
      <w:r w:rsidRPr="001A0A66">
        <w:rPr>
          <w:rFonts w:ascii="Times New Roman" w:hAnsi="Times New Roman" w:cs="Times New Roman"/>
        </w:rPr>
        <w:t xml:space="preserve">To exercise your right to limit use and disclosure of sensitive personal information, please email </w:t>
      </w:r>
      <w:r w:rsidR="00C33F14" w:rsidRPr="001A0A66">
        <w:rPr>
          <w:rFonts w:ascii="Times New Roman" w:hAnsi="Times New Roman" w:cs="Times New Roman"/>
        </w:rPr>
        <w:t>support@mydancr.com</w:t>
      </w:r>
      <w:r w:rsidRPr="001A0A66">
        <w:rPr>
          <w:rFonts w:ascii="Times New Roman" w:hAnsi="Times New Roman" w:cs="Times New Roman"/>
        </w:rPr>
        <w:t xml:space="preserve"> </w:t>
      </w:r>
      <w:r w:rsidR="00C33F14" w:rsidRPr="001A0A66">
        <w:rPr>
          <w:rFonts w:ascii="Times New Roman" w:hAnsi="Times New Roman" w:cs="Times New Roman"/>
        </w:rPr>
        <w:t>and</w:t>
      </w:r>
      <w:r w:rsidRPr="001A0A66">
        <w:rPr>
          <w:rFonts w:ascii="Times New Roman" w:hAnsi="Times New Roman" w:cs="Times New Roman"/>
        </w:rPr>
        <w:t xml:space="preserve"> submit a data subject access request.</w:t>
      </w:r>
    </w:p>
    <w:p w14:paraId="136C60D4" w14:textId="739A2D9C" w:rsidR="00C33F14" w:rsidRPr="001A0A66" w:rsidRDefault="00C33F14" w:rsidP="009F3E5D">
      <w:pPr>
        <w:rPr>
          <w:rFonts w:ascii="Times New Roman" w:hAnsi="Times New Roman" w:cs="Times New Roman"/>
        </w:rPr>
      </w:pPr>
      <w:del w:id="10095" w:author="MyDancr product alignment" w:date="2026-10-08T20:00:00Z">
        <w:r>
          <w:rPr>
            <w:rFonts w:ascii="Times New Roman" w:hAnsi="Times New Roman" w:cs="Times New Roman"/>
          </w:rPr>
          <w:delText xml:space="preserve">Click here for our </w:delText>
        </w:r>
        <w:r>
          <w:rPr>
            <w:rFonts w:ascii="Times New Roman" w:hAnsi="Times New Roman" w:cs="Times New Roman"/>
          </w:rPr>
          <w:delText xml:space="preserve">[</w:delText>
        </w:r>
      </w:del>
      <w:r>
        <w:rPr>
          <w:rFonts w:ascii="Times New Roman" w:hAnsi="Times New Roman" w:cs="Times New Roman"/>
        </w:rPr>
        <w:t xml:space="preserve">California Privacy </w:t>
      </w:r>
      <w:del w:id="10096" w:author="MyDancr product alignment" w:date="2026-10-08T20:00:00Z">
        <w:r>
          <w:rPr>
            <w:rFonts w:ascii="Times New Roman" w:hAnsi="Times New Roman" w:cs="Times New Roman"/>
          </w:rPr>
          <w:delText xml:space="preserve">A</w:delText>
        </w:r>
      </w:del>
      <w:ins w:id="10097" w:author="MyDancr product alignment" w:date="2026-10-08T20:00:00Z">
        <w:r>
          <w:rPr>
            <w:rFonts w:ascii="Times New Roman" w:hAnsi="Times New Roman" w:cs="Times New Roman"/>
          </w:rPr>
          <w:t xml:space="preserve">Notice: https://my</w:t>
        </w:r>
      </w:ins>
      <w:r>
        <w:rPr>
          <w:rFonts w:ascii="Times New Roman" w:hAnsi="Times New Roman" w:cs="Times New Roman"/>
        </w:rPr>
        <w:t xml:space="preserve">d</w:t>
      </w:r>
      <w:del w:id="10098" w:author="MyDancr product alignment" w:date="2026-10-08T20:00:00Z">
        <w:r>
          <w:rPr>
            <w:rFonts w:ascii="Times New Roman" w:hAnsi="Times New Roman" w:cs="Times New Roman"/>
          </w:rPr>
          <w:delText xml:space="preserve">de</w:delText>
        </w:r>
      </w:del>
      <w:ins w:id="10099" w:author="MyDancr product alignment" w:date="2026-10-08T20:00:00Z">
        <w:r>
          <w:rPr>
            <w:rFonts w:ascii="Times New Roman" w:hAnsi="Times New Roman" w:cs="Times New Roman"/>
          </w:rPr>
          <w:t xml:space="preserve">a</w:t>
        </w:r>
      </w:ins>
      <w:r>
        <w:rPr>
          <w:rFonts w:ascii="Times New Roman" w:hAnsi="Times New Roman" w:cs="Times New Roman"/>
        </w:rPr>
        <w:t xml:space="preserve">n</w:t>
      </w:r>
      <w:del w:id="10100" w:author="MyDancr product alignment" w:date="2026-10-08T20:00:00Z">
        <w:r>
          <w:rPr>
            <w:rFonts w:ascii="Times New Roman" w:hAnsi="Times New Roman" w:cs="Times New Roman"/>
          </w:rPr>
          <w:delText xml:space="preserve">du</w:delText>
        </w:r>
      </w:del>
      <w:ins w:id="10101" w:author="MyDancr product alignment" w:date="2026-10-08T20:00:00Z">
        <w:r>
          <w:rPr>
            <w:rFonts w:ascii="Times New Roman" w:hAnsi="Times New Roman" w:cs="Times New Roman"/>
          </w:rPr>
          <w:t xml:space="preserve">cr.co</w:t>
        </w:r>
      </w:ins>
      <w:r>
        <w:rPr>
          <w:rFonts w:ascii="Times New Roman" w:hAnsi="Times New Roman" w:cs="Times New Roman"/>
        </w:rPr>
        <w:t xml:space="preserve">m</w:t>
      </w:r>
      <w:del w:id="10102" w:author="MyDancr product alignment" w:date="2026-10-08T20:00:00Z">
        <w:r>
          <w:rPr>
            <w:rFonts w:ascii="Times New Roman" w:hAnsi="Times New Roman" w:cs="Times New Roman"/>
          </w:rPr>
          <w:delText xml:space="preserve">]</w:delText>
        </w:r>
      </w:del>
      <w:ins w:id="10103" w:author="MyDancr product alignment" w:date="2026-10-08T20:00:00Z">
        <w:r>
          <w:rPr>
            <w:rFonts w:ascii="Times New Roman" w:hAnsi="Times New Roman" w:cs="Times New Roman"/>
          </w:rPr>
          <w:t xml:space="preserve">/privacy/california</w:t>
        </w:r>
      </w:ins>
    </w:p>
    <w:p w14:paraId="7D7C0E03" w14:textId="77777777" w:rsidR="009F3E5D" w:rsidRPr="001A0A66" w:rsidRDefault="009F3E5D" w:rsidP="009F3E5D">
      <w:pPr>
        <w:keepNext w:val="1"/>
        <w:rPr>
          <w:rFonts w:ascii="Times New Roman" w:hAnsi="Times New Roman" w:cs="Times New Roman"/>
        </w:rPr>
      </w:pPr>
      <w:r w:rsidRPr="001A0A66">
        <w:rPr>
          <w:rFonts w:ascii="Times New Roman" w:hAnsi="Times New Roman" w:cs="Times New Roman"/>
        </w:rPr>
        <w:t>Verification process</w:t>
      </w:r>
    </w:p>
    <w:p w14:paraId="1B327404"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Upon receiving your request, we will need to verify your identity to determine you are the same person about whom we have the information in our system. These verification efforts require us to ask you to provide information so that we can match it with information you have previously provided us. For instance, depending on the type of request you submit, we may ask you to provide certain information so that we can match the information you provide with the information we already have on file, or we may contact you through a communication method (e.g., phone or email) that you have previously provided to us. We may also use other verification methods as the circumstances dictate.</w:t>
      </w:r>
    </w:p>
    <w:p w14:paraId="799978B8"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We will only use personal information provided in your request to verify your identity or authority to make the request. To the extent possible, we will avoid requesting additional information from you for the purposes of verification. However, if we cannot verify your identity from the information already maintained by us, we may request that you provide additional information for the purposes of verifying your identity and for security or fraud-prevention purposes. We will delete such additionally provided information as soon as we finish verifying you.</w:t>
      </w:r>
    </w:p>
    <w:p w14:paraId="0FB91EB0" w14:textId="77777777" w:rsidR="009F3E5D" w:rsidRPr="001A0A66" w:rsidRDefault="009F3E5D" w:rsidP="009F3E5D">
      <w:pPr>
        <w:keepNext w:val="1"/>
        <w:rPr>
          <w:rFonts w:ascii="Times New Roman" w:hAnsi="Times New Roman" w:cs="Times New Roman"/>
        </w:rPr>
      </w:pPr>
      <w:r w:rsidRPr="001A0A66">
        <w:rPr>
          <w:rFonts w:ascii="Times New Roman" w:hAnsi="Times New Roman" w:cs="Times New Roman"/>
        </w:rPr>
        <w:t>Other privacy rights</w:t>
      </w:r>
    </w:p>
    <w:p w14:paraId="4BDAF285"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You may object to the processing of your personal information.</w:t>
      </w:r>
    </w:p>
    <w:p w14:paraId="2996B514"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You may request correction of your personal data if it is incorrect or no longer relevant, or ask to restrict the processing of the information.</w:t>
      </w:r>
    </w:p>
    <w:p w14:paraId="15AD952A"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You can designate an authorized agent to make a request under the CCPA on your behalf. We may deny a request from an authorized agent that does not submit proof that they have been validly authorized to act on your behalf in accordance with the CCPA.</w:t>
      </w:r>
    </w:p>
    <w:p w14:paraId="18E62E4B" w14:textId="4524F6CA" w:rsidR="009F3E5D" w:rsidRPr="001A0A66" w:rsidRDefault="009F3E5D" w:rsidP="009F3E5D">
      <w:pPr>
        <w:rPr>
          <w:rFonts w:ascii="Times New Roman" w:hAnsi="Times New Roman" w:cs="Times New Roman"/>
        </w:rPr>
      </w:pPr>
      <w:r w:rsidRPr="001A0A66">
        <w:rPr>
          <w:rFonts w:ascii="Times New Roman" w:hAnsi="Times New Roman" w:cs="Times New Roman"/>
        </w:rPr>
        <w:t>You may request to opt out from future selling or sharing of your personal information to third parties. Upon receiving an opt-out request, we will act upon the request as soon as feasibly possible, but no later than fifteen (15) days from the date</w:t>
      </w:r>
      <w:r w:rsidR="00C33F14" w:rsidRPr="001A0A66">
        <w:rPr>
          <w:rFonts w:ascii="Times New Roman" w:hAnsi="Times New Roman" w:cs="Times New Roman"/>
        </w:rPr>
        <w:t xml:space="preserve"> </w:t>
      </w:r>
      <w:r w:rsidRPr="001A0A66">
        <w:rPr>
          <w:rFonts w:ascii="Times New Roman" w:hAnsi="Times New Roman" w:cs="Times New Roman"/>
        </w:rPr>
        <w:t>of the request submission.</w:t>
      </w:r>
    </w:p>
    <w:p w14:paraId="518AA8BF" w14:textId="58602A90" w:rsidR="009F3E5D" w:rsidRPr="001A0A66" w:rsidRDefault="009F3E5D" w:rsidP="009F3E5D">
      <w:pPr>
        <w:rPr>
          <w:rFonts w:ascii="Times New Roman" w:hAnsi="Times New Roman" w:cs="Times New Roman"/>
        </w:rPr>
      </w:pPr>
      <w:r w:rsidRPr="001A0A66">
        <w:rPr>
          <w:rFonts w:ascii="Times New Roman" w:hAnsi="Times New Roman" w:cs="Times New Roman"/>
        </w:rPr>
        <w:lastRenderedPageBreak/>
        <w:t xml:space="preserve">To exercise these rights, you can contact us by submitting a data subject access request, by email at </w:t>
      </w:r>
      <w:hyperlink r:id="rId7" w:history="1">
        <w:r w:rsidR="00C33F14" w:rsidRPr="001A0A66">
          <w:rPr>
            <w:rStyle w:val="Hyperlink"/>
            <w:rFonts w:ascii="Times New Roman" w:hAnsi="Times New Roman" w:cs="Times New Roman"/>
          </w:rPr>
          <w:t>support@mydancr.com</w:t>
        </w:r>
      </w:hyperlink>
      <w:r w:rsidR="00C33F14" w:rsidRPr="001A0A66">
        <w:rPr>
          <w:rFonts w:ascii="Times New Roman" w:hAnsi="Times New Roman" w:cs="Times New Roman"/>
        </w:rPr>
        <w:t xml:space="preserve"> </w:t>
      </w:r>
      <w:r w:rsidRPr="001A0A66">
        <w:rPr>
          <w:rFonts w:ascii="Times New Roman" w:hAnsi="Times New Roman" w:cs="Times New Roman"/>
        </w:rPr>
        <w:t xml:space="preserve"> or by referring to the contact details at the bottom of this document. If you have a complaint about how we handle your data, we would like to hear from you.</w:t>
      </w:r>
    </w:p>
    <w:p w14:paraId="4F787563" w14:textId="77777777" w:rsidR="009F3E5D" w:rsidRPr="001A0A66" w:rsidRDefault="009F3E5D" w:rsidP="009F3E5D">
      <w:pPr>
        <w:keepNext w:val="1"/>
        <w:rPr>
          <w:rFonts w:ascii="Times New Roman" w:hAnsi="Times New Roman" w:cs="Times New Roman"/>
        </w:rPr>
      </w:pPr>
      <w:r w:rsidRPr="001A0A66">
        <w:rPr>
          <w:rFonts w:ascii="Times New Roman" w:hAnsi="Times New Roman" w:cs="Times New Roman"/>
        </w:rPr>
        <w:t>Colorado Residents</w:t>
      </w:r>
    </w:p>
    <w:p w14:paraId="5B3C342D"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This section applies only to Colorado residents. Under the Colorado Privacy Act (CPA), you have the rights listed below. However, these rights are not absolute, and in certain cases, we may decline your request as permitted by law.</w:t>
      </w:r>
    </w:p>
    <w:p w14:paraId="2FAA7AB0"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Right to be informed whether or not we are processing your personal data</w:t>
      </w:r>
    </w:p>
    <w:p w14:paraId="3A3191B2"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Right to access your personal data</w:t>
      </w:r>
    </w:p>
    <w:p w14:paraId="1AAF38C0"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Right to correct inaccuracies in your personal data</w:t>
      </w:r>
    </w:p>
    <w:p w14:paraId="4F20E47B"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Right to request deletion of your personal data</w:t>
      </w:r>
    </w:p>
    <w:p w14:paraId="3BEA2E82"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Right to obtain a copy of the personal data you previously shared with us</w:t>
      </w:r>
    </w:p>
    <w:p w14:paraId="2206F351"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Right to opt out of the processing of your personal data if it is used for targeted advertising, the sale of personal data, or profiling in furtherance of decisions that produce legal or similarly significant effects (“profiling”)</w:t>
      </w:r>
    </w:p>
    <w:p w14:paraId="7FB125D7" w14:textId="0F6D2803" w:rsidR="009F3E5D" w:rsidRPr="001A0A66" w:rsidRDefault="009F3E5D" w:rsidP="009F3E5D">
      <w:pPr>
        <w:rPr>
          <w:rFonts w:ascii="Times New Roman" w:hAnsi="Times New Roman" w:cs="Times New Roman"/>
        </w:rPr>
      </w:pPr>
      <w:r w:rsidRPr="001A0A66">
        <w:rPr>
          <w:rFonts w:ascii="Times New Roman" w:hAnsi="Times New Roman" w:cs="Times New Roman"/>
        </w:rPr>
        <w:t xml:space="preserve">To submit a request to exercise these rights described above, please email </w:t>
      </w:r>
      <w:hyperlink r:id="rId8" w:history="1">
        <w:r w:rsidR="00C33F14" w:rsidRPr="001A0A66">
          <w:rPr>
            <w:rStyle w:val="Hyperlink"/>
            <w:rFonts w:ascii="Times New Roman" w:hAnsi="Times New Roman" w:cs="Times New Roman"/>
          </w:rPr>
          <w:t>support@mydancr.com</w:t>
        </w:r>
      </w:hyperlink>
      <w:r w:rsidR="00C33F14" w:rsidRPr="001A0A66">
        <w:rPr>
          <w:rFonts w:ascii="Times New Roman" w:hAnsi="Times New Roman" w:cs="Times New Roman"/>
        </w:rPr>
        <w:t xml:space="preserve"> </w:t>
      </w:r>
      <w:r w:rsidRPr="001A0A66">
        <w:rPr>
          <w:rFonts w:ascii="Times New Roman" w:hAnsi="Times New Roman" w:cs="Times New Roman"/>
        </w:rPr>
        <w:t>or submit a data subject access request.</w:t>
      </w:r>
    </w:p>
    <w:p w14:paraId="4A05AAE2" w14:textId="3CCC4547" w:rsidR="009F3E5D" w:rsidRPr="001A0A66" w:rsidRDefault="009F3E5D" w:rsidP="009F3E5D">
      <w:pPr>
        <w:rPr>
          <w:rFonts w:ascii="Times New Roman" w:hAnsi="Times New Roman" w:cs="Times New Roman"/>
        </w:rPr>
      </w:pPr>
      <w:r w:rsidRPr="001A0A66">
        <w:rPr>
          <w:rFonts w:ascii="Times New Roman" w:hAnsi="Times New Roman" w:cs="Times New Roman"/>
        </w:rPr>
        <w:t xml:space="preserve">If we decline to take action regarding your request and you wish to appeal our decision, please email us at </w:t>
      </w:r>
      <w:hyperlink r:id="rId9" w:history="1">
        <w:r w:rsidR="00C33F14" w:rsidRPr="001A0A66">
          <w:rPr>
            <w:rStyle w:val="Hyperlink"/>
            <w:rFonts w:ascii="Times New Roman" w:hAnsi="Times New Roman" w:cs="Times New Roman"/>
          </w:rPr>
          <w:t>support@mydancr.com</w:t>
        </w:r>
      </w:hyperlink>
      <w:r w:rsidR="00C33F14" w:rsidRPr="001A0A66">
        <w:rPr>
          <w:rFonts w:ascii="Times New Roman" w:hAnsi="Times New Roman" w:cs="Times New Roman"/>
        </w:rPr>
        <w:t xml:space="preserve"> </w:t>
      </w:r>
      <w:r w:rsidRPr="001A0A66">
        <w:rPr>
          <w:rFonts w:ascii="Times New Roman" w:hAnsi="Times New Roman" w:cs="Times New Roman"/>
        </w:rPr>
        <w:t xml:space="preserve"> Within forty-five (45) days of receipt of an appeal, we will inform you in writing of any action taken or not taken in response to the appeal, including a written explanation of the reasons for the decisions.</w:t>
      </w:r>
    </w:p>
    <w:p w14:paraId="56796AA7" w14:textId="77777777" w:rsidR="009F3E5D" w:rsidRPr="001A0A66" w:rsidRDefault="009F3E5D" w:rsidP="009F3E5D">
      <w:pPr>
        <w:keepNext w:val="1"/>
        <w:rPr>
          <w:rFonts w:ascii="Times New Roman" w:hAnsi="Times New Roman" w:cs="Times New Roman"/>
        </w:rPr>
      </w:pPr>
      <w:r w:rsidRPr="001A0A66">
        <w:rPr>
          <w:rFonts w:ascii="Times New Roman" w:hAnsi="Times New Roman" w:cs="Times New Roman"/>
        </w:rPr>
        <w:t>Connecticut Residents</w:t>
      </w:r>
    </w:p>
    <w:p w14:paraId="0AFD7E9C"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This section applies only to Connecticut residents. Under the Connecticut Data Privacy Act (CTDPA), you have the rights listed below. However, these rights are not absolute, and in certain cases, we may decline your request as permitted by law.</w:t>
      </w:r>
    </w:p>
    <w:p w14:paraId="39EED667"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Right to be informed whether or not we are processing your personal data</w:t>
      </w:r>
    </w:p>
    <w:p w14:paraId="1AA3FBF2"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Right to access your personal data</w:t>
      </w:r>
    </w:p>
    <w:p w14:paraId="2005342E"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Right to correct inaccuracies in your personal data</w:t>
      </w:r>
    </w:p>
    <w:p w14:paraId="02AF8435"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Right to request deletion of your personal data</w:t>
      </w:r>
    </w:p>
    <w:p w14:paraId="226FA146"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Right to obtain a copy of the personal data you previously shared with us</w:t>
      </w:r>
    </w:p>
    <w:p w14:paraId="2F8AC0DE"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lastRenderedPageBreak/>
        <w:t>Right to opt out of the processing of your personal data if it is used for targeted advertising, the sale of personal data, or profiling in furtherance of decisions that produce legal or similarly significant effects (“profiling”)</w:t>
      </w:r>
    </w:p>
    <w:p w14:paraId="7915C53C" w14:textId="0653CFEF" w:rsidR="009F3E5D" w:rsidRPr="001A0A66" w:rsidRDefault="009F3E5D" w:rsidP="009F3E5D">
      <w:pPr>
        <w:rPr>
          <w:rFonts w:ascii="Times New Roman" w:hAnsi="Times New Roman" w:cs="Times New Roman"/>
        </w:rPr>
      </w:pPr>
      <w:r w:rsidRPr="001A0A66">
        <w:rPr>
          <w:rFonts w:ascii="Times New Roman" w:hAnsi="Times New Roman" w:cs="Times New Roman"/>
        </w:rPr>
        <w:t xml:space="preserve">To submit a request to exercise these rights described above, please email </w:t>
      </w:r>
      <w:hyperlink r:id="rId10" w:history="1">
        <w:r w:rsidR="00C33F14" w:rsidRPr="001A0A66">
          <w:rPr>
            <w:rStyle w:val="Hyperlink"/>
            <w:rFonts w:ascii="Times New Roman" w:hAnsi="Times New Roman" w:cs="Times New Roman"/>
          </w:rPr>
          <w:t>support@mydancr.com</w:t>
        </w:r>
      </w:hyperlink>
      <w:r w:rsidR="00C33F14" w:rsidRPr="001A0A66">
        <w:rPr>
          <w:rFonts w:ascii="Times New Roman" w:hAnsi="Times New Roman" w:cs="Times New Roman"/>
        </w:rPr>
        <w:t xml:space="preserve"> </w:t>
      </w:r>
      <w:r w:rsidRPr="001A0A66">
        <w:rPr>
          <w:rFonts w:ascii="Times New Roman" w:hAnsi="Times New Roman" w:cs="Times New Roman"/>
        </w:rPr>
        <w:t>or submit a data subject access request.</w:t>
      </w:r>
    </w:p>
    <w:p w14:paraId="533C7EAA" w14:textId="27CCFC4B" w:rsidR="009F3E5D" w:rsidRPr="001A0A66" w:rsidRDefault="009F3E5D" w:rsidP="009F3E5D">
      <w:pPr>
        <w:rPr>
          <w:rFonts w:ascii="Times New Roman" w:hAnsi="Times New Roman" w:cs="Times New Roman"/>
        </w:rPr>
      </w:pPr>
      <w:r w:rsidRPr="001A0A66">
        <w:rPr>
          <w:rFonts w:ascii="Times New Roman" w:hAnsi="Times New Roman" w:cs="Times New Roman"/>
        </w:rPr>
        <w:t>If we decline to take action regarding your request and you wish to appeal our decision, please email us at</w:t>
      </w:r>
      <w:r w:rsidR="00C33F14" w:rsidRPr="001A0A66">
        <w:rPr>
          <w:rFonts w:ascii="Times New Roman" w:hAnsi="Times New Roman" w:cs="Times New Roman"/>
        </w:rPr>
        <w:t xml:space="preserve"> </w:t>
      </w:r>
      <w:hyperlink r:id="rId11" w:history="1">
        <w:r w:rsidR="00C33F14" w:rsidRPr="001A0A66">
          <w:rPr>
            <w:rStyle w:val="Hyperlink"/>
            <w:rFonts w:ascii="Times New Roman" w:hAnsi="Times New Roman" w:cs="Times New Roman"/>
          </w:rPr>
          <w:t>support@mydancr.com</w:t>
        </w:r>
      </w:hyperlink>
      <w:r w:rsidR="00C33F14" w:rsidRPr="001A0A66">
        <w:rPr>
          <w:rFonts w:ascii="Times New Roman" w:hAnsi="Times New Roman" w:cs="Times New Roman"/>
        </w:rPr>
        <w:t xml:space="preserve"> </w:t>
      </w:r>
      <w:r w:rsidRPr="001A0A66">
        <w:rPr>
          <w:rFonts w:ascii="Times New Roman" w:hAnsi="Times New Roman" w:cs="Times New Roman"/>
        </w:rPr>
        <w:t>. Within sixty (60) days of receipt of an appeal, we will inform you in writing of any action taken or not taken in response to the appeal, including a written explanation of the reasons for the decisions.</w:t>
      </w:r>
    </w:p>
    <w:p w14:paraId="52D420F0" w14:textId="77777777" w:rsidR="009F3E5D" w:rsidRPr="001A0A66" w:rsidRDefault="009F3E5D" w:rsidP="009F3E5D">
      <w:pPr>
        <w:keepNext w:val="1"/>
        <w:rPr>
          <w:rFonts w:ascii="Times New Roman" w:hAnsi="Times New Roman" w:cs="Times New Roman"/>
        </w:rPr>
      </w:pPr>
      <w:r w:rsidRPr="001A0A66">
        <w:rPr>
          <w:rFonts w:ascii="Times New Roman" w:hAnsi="Times New Roman" w:cs="Times New Roman"/>
        </w:rPr>
        <w:t>Utah Residents</w:t>
      </w:r>
    </w:p>
    <w:p w14:paraId="2F008795"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This section applies only to Utah residents. Under the Utah Consumer Privacy Act (UCPA), you have the rights listed below. However, these rights are not absolute, and in certain cases, we may decline your request as permitted by law.</w:t>
      </w:r>
    </w:p>
    <w:p w14:paraId="425E244A"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Right to be informed whether or not we are processing your personal data</w:t>
      </w:r>
    </w:p>
    <w:p w14:paraId="30A2F776"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Right to access your personal data</w:t>
      </w:r>
    </w:p>
    <w:p w14:paraId="76FC35C4"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Right to request deletion of your personal data</w:t>
      </w:r>
    </w:p>
    <w:p w14:paraId="44A7A07B"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Right to obtain a copy of the personal data you previously shared with us</w:t>
      </w:r>
    </w:p>
    <w:p w14:paraId="6DC46752"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Right to opt out of the processing of your personal data if it is used for targeted advertising or the sale of personal data</w:t>
      </w:r>
    </w:p>
    <w:p w14:paraId="22BCB06C" w14:textId="4C44B7D7" w:rsidR="009F3E5D" w:rsidRPr="001A0A66" w:rsidRDefault="009F3E5D" w:rsidP="009F3E5D">
      <w:pPr>
        <w:rPr>
          <w:rFonts w:ascii="Times New Roman" w:hAnsi="Times New Roman" w:cs="Times New Roman"/>
        </w:rPr>
      </w:pPr>
      <w:r w:rsidRPr="001A0A66">
        <w:rPr>
          <w:rFonts w:ascii="Times New Roman" w:hAnsi="Times New Roman" w:cs="Times New Roman"/>
        </w:rPr>
        <w:t xml:space="preserve">To submit a request to exercise these rights described above, please email </w:t>
      </w:r>
      <w:hyperlink r:id="rId12" w:history="1">
        <w:r w:rsidR="00C33F14" w:rsidRPr="001A0A66">
          <w:rPr>
            <w:rStyle w:val="Hyperlink"/>
            <w:rFonts w:ascii="Times New Roman" w:hAnsi="Times New Roman" w:cs="Times New Roman"/>
          </w:rPr>
          <w:t>support@mydancr.com</w:t>
        </w:r>
      </w:hyperlink>
      <w:r w:rsidR="00C33F14" w:rsidRPr="001A0A66">
        <w:rPr>
          <w:rFonts w:ascii="Times New Roman" w:hAnsi="Times New Roman" w:cs="Times New Roman"/>
        </w:rPr>
        <w:t xml:space="preserve"> </w:t>
      </w:r>
      <w:r w:rsidRPr="001A0A66">
        <w:rPr>
          <w:rFonts w:ascii="Times New Roman" w:hAnsi="Times New Roman" w:cs="Times New Roman"/>
        </w:rPr>
        <w:t>or submit a data subject access request.</w:t>
      </w:r>
    </w:p>
    <w:p w14:paraId="3BC8EDFC" w14:textId="77777777" w:rsidR="009F3E5D" w:rsidRPr="001A0A66" w:rsidRDefault="009F3E5D" w:rsidP="009F3E5D">
      <w:pPr>
        <w:keepNext w:val="1"/>
        <w:rPr>
          <w:rFonts w:ascii="Times New Roman" w:hAnsi="Times New Roman" w:cs="Times New Roman"/>
        </w:rPr>
      </w:pPr>
      <w:r w:rsidRPr="001A0A66">
        <w:rPr>
          <w:rFonts w:ascii="Times New Roman" w:hAnsi="Times New Roman" w:cs="Times New Roman"/>
        </w:rPr>
        <w:t>Virginia Residents</w:t>
      </w:r>
    </w:p>
    <w:p w14:paraId="265EB2B7"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Under the Virginia Consumer Data Protection Act (VCDPA):</w:t>
      </w:r>
    </w:p>
    <w:p w14:paraId="19FAEBFA"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“Consumer” means a natural person who is a resident of the Commonwealth acting only in an individual or household context. It does not include a natural person acting in a commercial or employment context.</w:t>
      </w:r>
    </w:p>
    <w:p w14:paraId="4A3B92F6"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“Personal data” means any information that is linked or reasonably linkable to an identified or identifiable natural person. “Personal data” does not include de-identified data or publicly available information.</w:t>
      </w:r>
    </w:p>
    <w:p w14:paraId="6A81C999"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“Sale of personal data” means the exchange of personal data for monetary consideration.</w:t>
      </w:r>
    </w:p>
    <w:p w14:paraId="101FD172"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If this definition of “consumer” applies to you, we must adhere to certain rights and obligations regarding your personal data.</w:t>
      </w:r>
    </w:p>
    <w:p w14:paraId="2FB2B43E" w14:textId="77777777" w:rsidR="009F3E5D" w:rsidRPr="001A0A66" w:rsidRDefault="009F3E5D" w:rsidP="009F3E5D">
      <w:pPr>
        <w:keepNext w:val="1"/>
        <w:rPr>
          <w:rFonts w:ascii="Times New Roman" w:hAnsi="Times New Roman" w:cs="Times New Roman"/>
        </w:rPr>
      </w:pPr>
      <w:r w:rsidRPr="001A0A66">
        <w:rPr>
          <w:rFonts w:ascii="Times New Roman" w:hAnsi="Times New Roman" w:cs="Times New Roman"/>
        </w:rPr>
        <w:lastRenderedPageBreak/>
        <w:t>Your rights with respect to your personal data</w:t>
      </w:r>
    </w:p>
    <w:p w14:paraId="75B98058"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Right to be informed whether or not we are processing your personal data</w:t>
      </w:r>
    </w:p>
    <w:p w14:paraId="687D974B"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Right to access your personal data</w:t>
      </w:r>
    </w:p>
    <w:p w14:paraId="352204AB"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Right to correct inaccuracies in your personal data Right to request deletion of your personal data</w:t>
      </w:r>
    </w:p>
    <w:p w14:paraId="7519E797"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Right to obtain a copy of the personal data you previously shared with us</w:t>
      </w:r>
    </w:p>
    <w:p w14:paraId="7DD67307"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Right to opt out of the processing of your personal data if it is used for targeted advertising, the sale of personal data, or profiling in furtherance of decisions that produce legal or similarly significant effects (“profiling”)</w:t>
      </w:r>
    </w:p>
    <w:p w14:paraId="2707D865" w14:textId="77777777" w:rsidR="009F3E5D" w:rsidRPr="001A0A66" w:rsidRDefault="009F3E5D" w:rsidP="009F3E5D">
      <w:pPr>
        <w:keepNext w:val="1"/>
        <w:rPr>
          <w:rFonts w:ascii="Times New Roman" w:hAnsi="Times New Roman" w:cs="Times New Roman"/>
        </w:rPr>
      </w:pPr>
      <w:r w:rsidRPr="001A0A66">
        <w:rPr>
          <w:rFonts w:ascii="Times New Roman" w:hAnsi="Times New Roman" w:cs="Times New Roman"/>
        </w:rPr>
        <w:t>Exercise your rights provided under the Virginia VCDPA</w:t>
      </w:r>
    </w:p>
    <w:p w14:paraId="7305501D" w14:textId="5716DD5E" w:rsidR="009F3E5D" w:rsidRPr="001A0A66" w:rsidRDefault="009F3E5D" w:rsidP="009F3E5D">
      <w:pPr>
        <w:rPr>
          <w:rFonts w:ascii="Times New Roman" w:hAnsi="Times New Roman" w:cs="Times New Roman"/>
        </w:rPr>
      </w:pPr>
      <w:r w:rsidRPr="001A0A66">
        <w:rPr>
          <w:rFonts w:ascii="Times New Roman" w:hAnsi="Times New Roman" w:cs="Times New Roman"/>
        </w:rPr>
        <w:t xml:space="preserve">You may contact us by email at </w:t>
      </w:r>
      <w:hyperlink r:id="rId13" w:history="1">
        <w:r w:rsidR="00C33F14" w:rsidRPr="001A0A66">
          <w:rPr>
            <w:rStyle w:val="Hyperlink"/>
            <w:rFonts w:ascii="Times New Roman" w:hAnsi="Times New Roman" w:cs="Times New Roman"/>
          </w:rPr>
          <w:t>support@mydancr.com</w:t>
        </w:r>
      </w:hyperlink>
      <w:r w:rsidR="00C33F14" w:rsidRPr="001A0A66">
        <w:rPr>
          <w:rFonts w:ascii="Times New Roman" w:hAnsi="Times New Roman" w:cs="Times New Roman"/>
        </w:rPr>
        <w:t xml:space="preserve"> </w:t>
      </w:r>
      <w:r w:rsidRPr="001A0A66">
        <w:rPr>
          <w:rFonts w:ascii="Times New Roman" w:hAnsi="Times New Roman" w:cs="Times New Roman"/>
        </w:rPr>
        <w:t>or submit a data subject access request.</w:t>
      </w:r>
    </w:p>
    <w:p w14:paraId="2DDF55EF"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If you are using an authorized agent to exercise your rights, we may deny a request if the authorized agent does not submit proof that they have been validly authorized to act on your behalf.</w:t>
      </w:r>
    </w:p>
    <w:p w14:paraId="6BF06CCA" w14:textId="77777777" w:rsidR="009F3E5D" w:rsidRPr="001A0A66" w:rsidRDefault="009F3E5D" w:rsidP="009F3E5D">
      <w:pPr>
        <w:keepNext w:val="1"/>
        <w:rPr>
          <w:rFonts w:ascii="Times New Roman" w:hAnsi="Times New Roman" w:cs="Times New Roman"/>
        </w:rPr>
      </w:pPr>
      <w:r w:rsidRPr="001A0A66">
        <w:rPr>
          <w:rFonts w:ascii="Times New Roman" w:hAnsi="Times New Roman" w:cs="Times New Roman"/>
        </w:rPr>
        <w:t>Verification process</w:t>
      </w:r>
    </w:p>
    <w:p w14:paraId="018A7FB7"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We may request that you provide additional information reasonably necessary to verify you and your consumer’s request. If you submit the request through an authorized agent, we may need to collect additional information to verify your identity before processing your request.</w:t>
      </w:r>
    </w:p>
    <w:p w14:paraId="39524C8C"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Upon receiving your request, we will respond without undue delay, but in all cases, within forty-five (45) days of receipt. The response period may be extended once by forty-five (45) additional days when reasonably necessary. We will inform you of any such extension within the initial 45-day response period, together with the reason for the extension.</w:t>
      </w:r>
    </w:p>
    <w:p w14:paraId="254F7220" w14:textId="77777777" w:rsidR="009F3E5D" w:rsidRPr="001A0A66" w:rsidRDefault="009F3E5D" w:rsidP="009F3E5D">
      <w:pPr>
        <w:keepNext w:val="1"/>
        <w:rPr>
          <w:rFonts w:ascii="Times New Roman" w:hAnsi="Times New Roman" w:cs="Times New Roman"/>
        </w:rPr>
      </w:pPr>
      <w:r w:rsidRPr="001A0A66">
        <w:rPr>
          <w:rFonts w:ascii="Times New Roman" w:hAnsi="Times New Roman" w:cs="Times New Roman"/>
        </w:rPr>
        <w:t>Right to appeal</w:t>
      </w:r>
    </w:p>
    <w:p w14:paraId="73D9FDB4" w14:textId="4533AFCF" w:rsidR="009F3E5D" w:rsidRPr="001A0A66" w:rsidRDefault="009F3E5D" w:rsidP="009F3E5D">
      <w:pPr>
        <w:rPr>
          <w:rFonts w:ascii="Times New Roman" w:hAnsi="Times New Roman" w:cs="Times New Roman"/>
        </w:rPr>
      </w:pPr>
      <w:r w:rsidRPr="001A0A66">
        <w:rPr>
          <w:rFonts w:ascii="Times New Roman" w:hAnsi="Times New Roman" w:cs="Times New Roman"/>
        </w:rPr>
        <w:t>If we decline to take action regarding your request, we will inform you of our decision and reasoning behind it. If you wish to appeal our decision, please email us at</w:t>
      </w:r>
      <w:r w:rsidR="00C33F14" w:rsidRPr="001A0A66">
        <w:rPr>
          <w:rFonts w:ascii="Times New Roman" w:hAnsi="Times New Roman" w:cs="Times New Roman"/>
        </w:rPr>
        <w:t xml:space="preserve"> </w:t>
      </w:r>
      <w:hyperlink r:id="rId14" w:history="1">
        <w:r w:rsidR="00C33F14" w:rsidRPr="001A0A66">
          <w:rPr>
            <w:rStyle w:val="Hyperlink"/>
            <w:rFonts w:ascii="Times New Roman" w:hAnsi="Times New Roman" w:cs="Times New Roman"/>
          </w:rPr>
          <w:t>support@mydancr.com</w:t>
        </w:r>
      </w:hyperlink>
      <w:r w:rsidR="00C33F14" w:rsidRPr="001A0A66">
        <w:rPr>
          <w:rFonts w:ascii="Times New Roman" w:hAnsi="Times New Roman" w:cs="Times New Roman"/>
        </w:rPr>
        <w:t xml:space="preserve"> </w:t>
      </w:r>
      <w:r w:rsidRPr="001A0A66">
        <w:rPr>
          <w:rFonts w:ascii="Times New Roman" w:hAnsi="Times New Roman" w:cs="Times New Roman"/>
        </w:rPr>
        <w:t xml:space="preserve"> Within sixty (60) days of receipt of an appeal, we will inform you in writing of any action taken or not taken in response to the appeal, including a written explanation of the reasons for the decisions. If your appeal is denied, you may contact the Attorney General to submit a complaint.</w:t>
      </w:r>
    </w:p>
    <w:p w14:paraId="0CE6D88E" w14:textId="645A33D2" w:rsidR="009F3E5D" w:rsidRPr="001A0A66" w:rsidRDefault="009F3E5D" w:rsidP="009F3E5D">
      <w:pPr>
        <w:rPr>
          <w:rFonts w:ascii="Times New Roman" w:hAnsi="Times New Roman" w:cs="Times New Roman"/>
        </w:rPr>
        <w:keepNext/>
      </w:pPr>
      <w:r w:rsidRPr="001A0A66">
        <w:rPr>
          <w:rFonts w:ascii="Times New Roman" w:hAnsi="Times New Roman" w:cs="Times New Roman"/>
        </w:rPr>
        <w:t>1</w:t>
      </w:r>
      <w:r w:rsidR="00154C5F" w:rsidRPr="001A0A66">
        <w:rPr>
          <w:rFonts w:ascii="Times New Roman" w:hAnsi="Times New Roman" w:cs="Times New Roman"/>
        </w:rPr>
        <w:t>1</w:t>
      </w:r>
      <w:r w:rsidRPr="001A0A66">
        <w:rPr>
          <w:rFonts w:ascii="Times New Roman" w:hAnsi="Times New Roman" w:cs="Times New Roman"/>
        </w:rPr>
        <w:t>.</w:t>
      </w:r>
      <w:r w:rsidRPr="001A0A66">
        <w:rPr>
          <w:rFonts w:ascii="Times New Roman" w:hAnsi="Times New Roman" w:cs="Times New Roman"/>
        </w:rPr>
        <w:tab/>
        <w:t>DO WE MAKE UPDATES TO THIS NOTICE?</w:t>
      </w:r>
    </w:p>
    <w:p w14:paraId="0F0E844C"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In Short: Yes, we will update this notice as necessary to stay compliant with relevant laws.</w:t>
      </w:r>
    </w:p>
    <w:p w14:paraId="3AF620BD"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 xml:space="preserve">We may update this privacy notice from time to time. The updated version will be indicated by an updated “Revised” date and the updated version will be effective as soon as it is accessible. If we make material changes to this privacy notice, we may notify you either by prominently posting a </w:t>
      </w:r>
      <w:r w:rsidRPr="001A0A66">
        <w:rPr>
          <w:rFonts w:ascii="Times New Roman" w:hAnsi="Times New Roman" w:cs="Times New Roman"/>
        </w:rPr>
        <w:lastRenderedPageBreak/>
        <w:t>notice of such changes or by directly sending you a notification. We encourage you to review this privacy notice frequently to be informed of how we are protecting your information.</w:t>
      </w:r>
    </w:p>
    <w:p w14:paraId="0F52D74B" w14:textId="7382FA52" w:rsidR="009F3E5D" w:rsidRPr="001A0A66" w:rsidRDefault="009F3E5D" w:rsidP="009F3E5D">
      <w:pPr>
        <w:rPr>
          <w:rFonts w:ascii="Times New Roman" w:hAnsi="Times New Roman" w:cs="Times New Roman"/>
        </w:rPr>
        <w:keepNext/>
      </w:pPr>
      <w:r w:rsidRPr="001A0A66">
        <w:rPr>
          <w:rFonts w:ascii="Times New Roman" w:hAnsi="Times New Roman" w:cs="Times New Roman"/>
        </w:rPr>
        <w:t>1</w:t>
      </w:r>
      <w:r w:rsidR="00154C5F" w:rsidRPr="001A0A66">
        <w:rPr>
          <w:rFonts w:ascii="Times New Roman" w:hAnsi="Times New Roman" w:cs="Times New Roman"/>
        </w:rPr>
        <w:t>2</w:t>
      </w:r>
      <w:r w:rsidRPr="001A0A66">
        <w:rPr>
          <w:rFonts w:ascii="Times New Roman" w:hAnsi="Times New Roman" w:cs="Times New Roman"/>
        </w:rPr>
        <w:t>.</w:t>
      </w:r>
      <w:r w:rsidRPr="001A0A66">
        <w:rPr>
          <w:rFonts w:ascii="Times New Roman" w:hAnsi="Times New Roman" w:cs="Times New Roman"/>
        </w:rPr>
        <w:tab/>
        <w:t>HOW CAN YOU CONTACT US ABOUT THIS NOTICE?</w:t>
      </w:r>
    </w:p>
    <w:p w14:paraId="19ED2DA2" w14:textId="7401B009" w:rsidR="009F3E5D" w:rsidRPr="001A0A66" w:rsidRDefault="009F3E5D" w:rsidP="00C33F14">
      <w:pPr>
        <w:rPr>
          <w:rFonts w:ascii="Times New Roman" w:hAnsi="Times New Roman" w:cs="Times New Roman"/>
        </w:rPr>
      </w:pPr>
      <w:r w:rsidRPr="001A0A66">
        <w:rPr>
          <w:rFonts w:ascii="Times New Roman" w:hAnsi="Times New Roman" w:cs="Times New Roman"/>
        </w:rPr>
        <w:t xml:space="preserve">If you have questions or comments about this notice, you may email us at </w:t>
      </w:r>
      <w:hyperlink r:id="rId15" w:history="1">
        <w:r w:rsidR="00C33F14" w:rsidRPr="001A0A66">
          <w:rPr>
            <w:rStyle w:val="Hyperlink"/>
            <w:rFonts w:ascii="Times New Roman" w:hAnsi="Times New Roman" w:cs="Times New Roman"/>
          </w:rPr>
          <w:t>support@mydancr.com</w:t>
        </w:r>
      </w:hyperlink>
    </w:p>
    <w:p w14:paraId="01FD53ED" w14:textId="77777777" w:rsidR="009F3E5D" w:rsidRPr="001A0A66" w:rsidRDefault="009F3E5D" w:rsidP="009F3E5D">
      <w:pPr>
        <w:rPr>
          <w:rFonts w:ascii="Times New Roman" w:hAnsi="Times New Roman" w:cs="Times New Roman"/>
        </w:rPr>
        <w:keepNext/>
      </w:pPr>
      <w:r w:rsidRPr="001A0A66">
        <w:rPr>
          <w:rFonts w:ascii="Times New Roman" w:hAnsi="Times New Roman" w:cs="Times New Roman"/>
        </w:rPr>
        <w:t>13. HOW CAN YOU REVIEW, UPDATE, OR DELETE THE DATA WE COLLECT FROM YOU?</w:t>
      </w:r>
    </w:p>
    <w:p w14:paraId="6E896743" w14:textId="00351001" w:rsidR="009F3E5D" w:rsidRPr="001A0A66" w:rsidRDefault="009F3E5D" w:rsidP="009F3E5D">
      <w:pPr>
        <w:rPr>
          <w:rFonts w:ascii="Times New Roman" w:hAnsi="Times New Roman" w:cs="Times New Roman"/>
        </w:rPr>
      </w:pPr>
      <w:r w:rsidRPr="001A0A66">
        <w:rPr>
          <w:rFonts w:ascii="Times New Roman" w:hAnsi="Times New Roman" w:cs="Times New Roman"/>
        </w:rPr>
        <w:t>Based on the applicable laws of your country, you may have the right to request access to the personal information we collect from you, change that information, or delete it. To request to review, update, or delete your personal information, please fill out and submit a data subject access request</w:t>
      </w:r>
      <w:r w:rsidR="0039349D">
        <w:rPr>
          <w:rFonts w:ascii="Times New Roman" w:hAnsi="Times New Roman" w:cs="Times New Roman"/>
        </w:rPr>
        <w:t xml:space="preserve"> to support@mydancr.com</w:t>
      </w:r>
      <w:r w:rsidRPr="001A0A66">
        <w:rPr>
          <w:rFonts w:ascii="Times New Roman" w:hAnsi="Times New Roman" w:cs="Times New Roman"/>
        </w:rPr>
        <w:t>.</w:t>
      </w:r>
    </w:p>
    <w:p w14:paraId="796B73BD" w14:textId="77777777" w:rsidR="009F3E5D" w:rsidRPr="001A0A66" w:rsidRDefault="009F3E5D">
      <w:pPr>
        <w:rPr>
          <w:rFonts w:ascii="Times New Roman" w:hAnsi="Times New Roman" w:cs="Times New Roman"/>
        </w:rPr>
      </w:pPr>
    </w:p>
    <w:sectPr w:rsidR="009F3E5D" w:rsidRPr="001A0A6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trackRevisions w:val="tru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E5D"/>
    <w:rsid w:val="0003194F"/>
    <w:rsid w:val="00154C5F"/>
    <w:rsid w:val="001A0A66"/>
    <w:rsid w:val="001F27B6"/>
    <w:rsid w:val="00360EF4"/>
    <w:rsid w:val="0039349D"/>
    <w:rsid w:val="004A2A70"/>
    <w:rsid w:val="005E71A8"/>
    <w:rsid w:val="006248E8"/>
    <w:rsid w:val="008B4EE7"/>
    <w:rsid w:val="009E05B0"/>
    <w:rsid w:val="009F3E5D"/>
    <w:rsid w:val="00A22211"/>
    <w:rsid w:val="00C27C4E"/>
    <w:rsid w:val="00C33F14"/>
    <w:rsid w:val="00CC3AE2"/>
    <w:rsid w:val="00FA0478"/>
    <w:rsid w:val="00FB5F1C"/>
    <w:rsid w:val="00FD3C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515E6"/>
  <w15:chartTrackingRefBased/>
  <w15:docId w15:val="{5245176D-A9FE-435B-810D-88BBF967C7EE}"/>
  <w:revisionView w:markup="0" w:comments="false" w:insDel="0" w:formatting="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3E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3E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3E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3E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3E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3E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3E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3E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3E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E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3E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3E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3E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3E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3E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3E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3E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3E5D"/>
    <w:rPr>
      <w:rFonts w:eastAsiaTheme="majorEastAsia" w:cstheme="majorBidi"/>
      <w:color w:val="272727" w:themeColor="text1" w:themeTint="D8"/>
    </w:rPr>
  </w:style>
  <w:style w:type="paragraph" w:styleId="Title">
    <w:name w:val="Title"/>
    <w:basedOn w:val="Normal"/>
    <w:next w:val="Normal"/>
    <w:link w:val="TitleChar"/>
    <w:uiPriority w:val="10"/>
    <w:qFormat/>
    <w:rsid w:val="009F3E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E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E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3E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3E5D"/>
    <w:pPr>
      <w:spacing w:before="160"/>
      <w:jc w:val="center"/>
    </w:pPr>
    <w:rPr>
      <w:i/>
      <w:iCs/>
      <w:color w:val="404040" w:themeColor="text1" w:themeTint="BF"/>
    </w:rPr>
  </w:style>
  <w:style w:type="character" w:customStyle="1" w:styleId="QuoteChar">
    <w:name w:val="Quote Char"/>
    <w:basedOn w:val="DefaultParagraphFont"/>
    <w:link w:val="Quote"/>
    <w:uiPriority w:val="29"/>
    <w:rsid w:val="009F3E5D"/>
    <w:rPr>
      <w:i/>
      <w:iCs/>
      <w:color w:val="404040" w:themeColor="text1" w:themeTint="BF"/>
    </w:rPr>
  </w:style>
  <w:style w:type="paragraph" w:styleId="ListParagraph">
    <w:name w:val="List Paragraph"/>
    <w:basedOn w:val="Normal"/>
    <w:uiPriority w:val="34"/>
    <w:qFormat/>
    <w:rsid w:val="009F3E5D"/>
    <w:pPr>
      <w:ind w:left="720"/>
      <w:contextualSpacing/>
    </w:pPr>
  </w:style>
  <w:style w:type="character" w:styleId="IntenseEmphasis">
    <w:name w:val="Intense Emphasis"/>
    <w:basedOn w:val="DefaultParagraphFont"/>
    <w:uiPriority w:val="21"/>
    <w:qFormat/>
    <w:rsid w:val="009F3E5D"/>
    <w:rPr>
      <w:i/>
      <w:iCs/>
      <w:color w:val="0F4761" w:themeColor="accent1" w:themeShade="BF"/>
    </w:rPr>
  </w:style>
  <w:style w:type="paragraph" w:styleId="IntenseQuote">
    <w:name w:val="Intense Quote"/>
    <w:basedOn w:val="Normal"/>
    <w:next w:val="Normal"/>
    <w:link w:val="IntenseQuoteChar"/>
    <w:uiPriority w:val="30"/>
    <w:qFormat/>
    <w:rsid w:val="009F3E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3E5D"/>
    <w:rPr>
      <w:i/>
      <w:iCs/>
      <w:color w:val="0F4761" w:themeColor="accent1" w:themeShade="BF"/>
    </w:rPr>
  </w:style>
  <w:style w:type="character" w:styleId="IntenseReference">
    <w:name w:val="Intense Reference"/>
    <w:basedOn w:val="DefaultParagraphFont"/>
    <w:uiPriority w:val="32"/>
    <w:qFormat/>
    <w:rsid w:val="009F3E5D"/>
    <w:rPr>
      <w:b/>
      <w:bCs/>
      <w:smallCaps/>
      <w:color w:val="0F4761" w:themeColor="accent1" w:themeShade="BF"/>
      <w:spacing w:val="5"/>
    </w:rPr>
  </w:style>
  <w:style w:type="character" w:styleId="Hyperlink">
    <w:name w:val="Hyperlink"/>
    <w:basedOn w:val="DefaultParagraphFont"/>
    <w:uiPriority w:val="99"/>
    <w:unhideWhenUsed/>
    <w:rsid w:val="00C33F14"/>
    <w:rPr>
      <w:color w:val="467886" w:themeColor="hyperlink"/>
      <w:u w:val="single"/>
    </w:rPr>
  </w:style>
  <w:style w:type="character" w:styleId="UnresolvedMention">
    <w:name w:val="Unresolved Mention"/>
    <w:basedOn w:val="DefaultParagraphFont"/>
    <w:uiPriority w:val="99"/>
    <w:semiHidden/>
    <w:unhideWhenUsed/>
    <w:rsid w:val="00C33F14"/>
    <w:rPr>
      <w:color w:val="605E5C"/>
      <w:shd w:val="clear" w:color="auto" w:fill="E1DFDD"/>
    </w:rPr>
  </w:style>
  <w:style w:type="paragraph" w:styleId="Revision">
    <w:name w:val="Revision"/>
    <w:hidden/>
    <w:uiPriority w:val="99"/>
    <w:semiHidden/>
    <w:rsid w:val="006248E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pport@mydancr.com" TargetMode="External"/><Relationship Id="rId13" Type="http://schemas.openxmlformats.org/officeDocument/2006/relationships/hyperlink" Target="mailto:support@mydancr.com" TargetMode="External"/><Relationship Id="rId3" Type="http://schemas.openxmlformats.org/officeDocument/2006/relationships/webSettings" Target="webSettings.xml"/><Relationship Id="rId7" Type="http://schemas.openxmlformats.org/officeDocument/2006/relationships/hyperlink" Target="mailto:support@mydancr.com" TargetMode="External"/><Relationship Id="rId12" Type="http://schemas.openxmlformats.org/officeDocument/2006/relationships/hyperlink" Target="mailto:support@mydancr.com"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mailto:support@mydancr.com" TargetMode="External"/><Relationship Id="rId11" Type="http://schemas.openxmlformats.org/officeDocument/2006/relationships/hyperlink" Target="mailto:support@mydancr.com" TargetMode="External"/><Relationship Id="rId5" Type="http://schemas.openxmlformats.org/officeDocument/2006/relationships/image" Target="media/image1.png"/><Relationship Id="rId15" Type="http://schemas.openxmlformats.org/officeDocument/2006/relationships/hyperlink" Target="mailto:support@mydancr.com" TargetMode="External"/><Relationship Id="rId10" Type="http://schemas.openxmlformats.org/officeDocument/2006/relationships/hyperlink" Target="mailto:support@mydancr.com" TargetMode="External"/><Relationship Id="rId4" Type="http://schemas.openxmlformats.org/officeDocument/2006/relationships/hyperlink" Target="mailto:support@mydancr.com" TargetMode="External"/><Relationship Id="rId9" Type="http://schemas.openxmlformats.org/officeDocument/2006/relationships/hyperlink" Target="mailto:support@mydancr.com" TargetMode="External"/><Relationship Id="rId14" Type="http://schemas.openxmlformats.org/officeDocument/2006/relationships/hyperlink" Target="mailto:support@mydanc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5751</Words>
  <Characters>32784</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MWFattorosi</dc:creator>
  <cp:keywords/>
  <dc:description/>
  <cp:lastModifiedBy>MWFattorosi</cp:lastModifiedBy>
  <cp:revision>2</cp:revision>
  <dcterms:created xsi:type="dcterms:W3CDTF">2026-09-22T11:28:00Z</dcterms:created>
  <dcterms:modified xsi:type="dcterms:W3CDTF">2026-09-22T11:28:00Z</dcterms:modified>
</cp:coreProperties>
</file>