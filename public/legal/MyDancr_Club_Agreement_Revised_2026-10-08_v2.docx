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F175F" w14:textId="38F83FCF" w:rsidR="00787561" w:rsidRPr="00787561" w:rsidRDefault="00787561" w:rsidP="00787561">
      <w:pPr>
        <w:widowControl w:val="0"/>
        <w:autoSpaceDE w:val="0"/>
        <w:autoSpaceDN w:val="0"/>
        <w:spacing w:before="79" w:after="0" w:line="240" w:lineRule="auto"/>
        <w:ind w:left="3695" w:right="3333" w:firstLine="417"/>
        <w:outlineLvl w:val="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CLUB</w:t>
      </w:r>
      <w:r w:rsidR="00B061E7">
        <w:rPr>
          <w:rFonts w:ascii="Times New Roman" w:eastAsia="Times New Roman" w:hAnsi="Times New Roman" w:cs="Times New Roman"/>
          <w:b/>
          <w:bCs/>
          <w:kern w:val="0"/>
          <w14:ligatures w14:val="none"/>
        </w:rPr>
        <w:t xml:space="preserve"> </w:t>
      </w:r>
      <w:r w:rsidRPr="00787561">
        <w:rPr>
          <w:rFonts w:ascii="Times New Roman" w:eastAsia="Times New Roman" w:hAnsi="Times New Roman" w:cs="Times New Roman"/>
          <w:b/>
          <w:bCs/>
          <w:kern w:val="0"/>
          <w14:ligatures w14:val="none"/>
        </w:rPr>
        <w:t>AGREEMENT</w:t>
      </w:r>
    </w:p>
    <w:p w14:paraId="41F067AF" w14:textId="77777777" w:rsidR="00787561" w:rsidRPr="00787561" w:rsidRDefault="00787561" w:rsidP="00787561">
      <w:pPr>
        <w:widowControl w:val="0"/>
        <w:autoSpaceDE w:val="0"/>
        <w:autoSpaceDN w:val="0"/>
        <w:spacing w:after="0" w:line="240" w:lineRule="auto"/>
        <w:rPr>
          <w:rFonts w:ascii="Times New Roman" w:eastAsia="Times New Roman" w:hAnsi="Times New Roman" w:cs="Times New Roman"/>
          <w:b/>
          <w:kern w:val="0"/>
          <w14:ligatures w14:val="none"/>
        </w:rPr>
      </w:pPr>
    </w:p>
    <w:p w14:paraId="3EC68C0D" w14:textId="40F6BFC9" w:rsidR="00787561" w:rsidRPr="00787561" w:rsidRDefault="00787561" w:rsidP="00787561">
      <w:pPr>
        <w:widowControl w:val="0"/>
        <w:autoSpaceDE w:val="0"/>
        <w:autoSpaceDN w:val="0"/>
        <w:spacing w:after="0" w:line="240" w:lineRule="auto"/>
        <w:ind w:left="720" w:right="482" w:firstLine="721"/>
        <w:rPr>
          <w:rFonts w:ascii="Times New Roman" w:eastAsia="Times New Roman" w:hAnsi="Times New Roman" w:cs="Times New Roman"/>
          <w:kern w:val="0"/>
          <w14:ligatures w14:val="none"/>
        </w:rPr>
      </w:pPr>
      <w:r w:rsidRPr="00787561">
        <w:rPr>
          <w:rFonts w:ascii="Times New Roman" w:eastAsia="Times New Roman" w:hAnsi="Times New Roman" w:cs="Times New Roman"/>
          <w:kern w:val="0"/>
          <w14:ligatures w14:val="none"/>
        </w:rPr>
        <w:t>This</w:t>
      </w:r>
      <w:r w:rsidRPr="00787561">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b/>
          <w:kern w:val="0"/>
          <w14:ligatures w14:val="none"/>
        </w:rPr>
        <w:t xml:space="preserve">Club </w:t>
      </w:r>
      <w:r w:rsidRPr="00787561">
        <w:rPr>
          <w:rFonts w:ascii="Times New Roman" w:eastAsia="Times New Roman" w:hAnsi="Times New Roman" w:cs="Times New Roman"/>
          <w:b/>
          <w:kern w:val="0"/>
          <w14:ligatures w14:val="none"/>
        </w:rPr>
        <w:t>Agreement</w:t>
      </w:r>
      <w:r w:rsidRPr="00787561">
        <w:rPr>
          <w:rFonts w:ascii="Times New Roman" w:eastAsia="Times New Roman" w:hAnsi="Times New Roman" w:cs="Times New Roman"/>
          <w:b/>
          <w:spacing w:val="-2"/>
          <w:kern w:val="0"/>
          <w14:ligatures w14:val="none"/>
        </w:rPr>
        <w:t xml:space="preserve"> </w:t>
      </w:r>
      <w:r w:rsidRPr="00787561">
        <w:rPr>
          <w:rFonts w:ascii="Times New Roman" w:eastAsia="Times New Roman" w:hAnsi="Times New Roman" w:cs="Times New Roman"/>
          <w:kern w:val="0"/>
          <w14:ligatures w14:val="none"/>
        </w:rPr>
        <w:t>(this</w:t>
      </w:r>
      <w:r w:rsidRPr="00787561">
        <w:rPr>
          <w:rFonts w:ascii="Times New Roman" w:eastAsia="Times New Roman" w:hAnsi="Times New Roman" w:cs="Times New Roman"/>
          <w:spacing w:val="-5"/>
          <w:kern w:val="0"/>
          <w14:ligatures w14:val="none"/>
        </w:rPr>
        <w:t xml:space="preserve"> </w:t>
      </w:r>
      <w:r w:rsidRPr="00787561">
        <w:rPr>
          <w:rFonts w:ascii="Times New Roman" w:eastAsia="Times New Roman" w:hAnsi="Times New Roman" w:cs="Times New Roman"/>
          <w:kern w:val="0"/>
          <w14:ligatures w14:val="none"/>
        </w:rPr>
        <w:t>“</w:t>
      </w:r>
      <w:r w:rsidRPr="00787561">
        <w:rPr>
          <w:rFonts w:ascii="Times New Roman" w:eastAsia="Times New Roman" w:hAnsi="Times New Roman" w:cs="Times New Roman"/>
          <w:kern w:val="0"/>
          <w:u w:val="single"/>
          <w14:ligatures w14:val="none"/>
        </w:rPr>
        <w:t>Agreement</w:t>
      </w:r>
      <w:r w:rsidRPr="00787561">
        <w:rPr>
          <w:rFonts w:ascii="Times New Roman" w:eastAsia="Times New Roman" w:hAnsi="Times New Roman" w:cs="Times New Roman"/>
          <w:kern w:val="0"/>
          <w14:ligatures w14:val="none"/>
        </w:rPr>
        <w:t>”),</w:t>
      </w:r>
      <w:r w:rsidRPr="00787561">
        <w:rPr>
          <w:rFonts w:ascii="Times New Roman" w:eastAsia="Times New Roman" w:hAnsi="Times New Roman" w:cs="Times New Roman"/>
          <w:spacing w:val="-5"/>
          <w:kern w:val="0"/>
          <w14:ligatures w14:val="none"/>
        </w:rPr>
        <w:t xml:space="preserve"> </w:t>
      </w:r>
      <w:r w:rsidRPr="00787561">
        <w:rPr>
          <w:rFonts w:ascii="Times New Roman" w:eastAsia="Times New Roman" w:hAnsi="Times New Roman" w:cs="Times New Roman"/>
          <w:kern w:val="0"/>
          <w14:ligatures w14:val="none"/>
        </w:rPr>
        <w:t>dated</w:t>
      </w:r>
      <w:r w:rsidRPr="00787561">
        <w:rPr>
          <w:rFonts w:ascii="Times New Roman" w:eastAsia="Times New Roman" w:hAnsi="Times New Roman" w:cs="Times New Roman"/>
          <w:spacing w:val="-5"/>
          <w:kern w:val="0"/>
          <w14:ligatures w14:val="none"/>
        </w:rPr>
        <w:t xml:space="preserve"> </w:t>
      </w:r>
      <w:r w:rsidRPr="00787561">
        <w:rPr>
          <w:rFonts w:ascii="Times New Roman" w:eastAsia="Times New Roman" w:hAnsi="Times New Roman" w:cs="Times New Roman"/>
          <w:kern w:val="0"/>
          <w14:ligatures w14:val="none"/>
        </w:rPr>
        <w:t>as</w:t>
      </w:r>
      <w:r w:rsidRPr="00787561">
        <w:rPr>
          <w:rFonts w:ascii="Times New Roman" w:eastAsia="Times New Roman" w:hAnsi="Times New Roman" w:cs="Times New Roman"/>
          <w:spacing w:val="-5"/>
          <w:kern w:val="0"/>
          <w14:ligatures w14:val="none"/>
        </w:rPr>
        <w:t xml:space="preserve"> </w:t>
      </w:r>
      <w:r w:rsidRPr="00787561">
        <w:rPr>
          <w:rFonts w:ascii="Times New Roman" w:eastAsia="Times New Roman" w:hAnsi="Times New Roman" w:cs="Times New Roman"/>
          <w:kern w:val="0"/>
          <w14:ligatures w14:val="none"/>
        </w:rPr>
        <w:t>of ___________________________ (the “</w:t>
      </w:r>
      <w:r w:rsidRPr="00787561">
        <w:rPr>
          <w:rFonts w:ascii="Times New Roman" w:eastAsia="Times New Roman" w:hAnsi="Times New Roman" w:cs="Times New Roman"/>
          <w:kern w:val="0"/>
          <w:u w:val="single"/>
          <w14:ligatures w14:val="none"/>
        </w:rPr>
        <w:t>Effective Date</w:t>
      </w:r>
      <w:r w:rsidRPr="00787561">
        <w:rPr>
          <w:rFonts w:ascii="Times New Roman" w:eastAsia="Times New Roman" w:hAnsi="Times New Roman" w:cs="Times New Roman"/>
          <w:kern w:val="0"/>
          <w14:ligatures w14:val="none"/>
        </w:rPr>
        <w:t xml:space="preserve">”) is by and between </w:t>
      </w:r>
      <w:r>
        <w:rPr>
          <w:rFonts w:ascii="Times New Roman" w:eastAsia="Times New Roman" w:hAnsi="Times New Roman" w:cs="Times New Roman"/>
          <w:kern w:val="0"/>
          <w14:ligatures w14:val="none"/>
        </w:rPr>
        <w:t>______________________</w:t>
      </w:r>
      <w:r w:rsidRPr="00787561">
        <w:rPr>
          <w:rFonts w:ascii="Times New Roman" w:eastAsia="Times New Roman" w:hAnsi="Times New Roman" w:cs="Times New Roman"/>
          <w:kern w:val="0"/>
          <w14:ligatures w14:val="none"/>
        </w:rPr>
        <w:t xml:space="preserve"> (the “</w:t>
      </w:r>
      <w:r>
        <w:rPr>
          <w:rFonts w:ascii="Times New Roman" w:eastAsia="Times New Roman" w:hAnsi="Times New Roman" w:cs="Times New Roman"/>
          <w:kern w:val="0"/>
          <w:u w:val="single"/>
          <w14:ligatures w14:val="none"/>
        </w:rPr>
        <w:t>Club</w:t>
      </w:r>
      <w:r w:rsidRPr="0078756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located at</w:t>
      </w:r>
      <w:r w:rsidRPr="0078756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______________________________________</w:t>
      </w:r>
      <w:r w:rsidRPr="00787561">
        <w:rPr>
          <w:rFonts w:ascii="Times New Roman" w:eastAsia="Times New Roman" w:hAnsi="Times New Roman" w:cs="Times New Roman"/>
          <w:kern w:val="0"/>
          <w14:ligatures w14:val="none"/>
        </w:rPr>
        <w:t xml:space="preserve"> and </w:t>
      </w:r>
      <w:r w:rsidR="00242F5F">
        <w:rPr>
          <w:rFonts w:ascii="Times New Roman" w:eastAsia="Times New Roman" w:hAnsi="Times New Roman" w:cs="Times New Roman"/>
          <w:kern w:val="0"/>
          <w14:ligatures w14:val="none"/>
        </w:rPr>
        <w:t>The Company</w:t>
      </w:r>
      <w:r>
        <w:rPr>
          <w:rFonts w:ascii="Times New Roman" w:eastAsia="Times New Roman" w:hAnsi="Times New Roman" w:cs="Times New Roman"/>
          <w:kern w:val="0"/>
          <w14:ligatures w14:val="none"/>
        </w:rPr>
        <w:t xml:space="preserve"> LLC,</w:t>
      </w:r>
      <w:r w:rsidRPr="00787561">
        <w:rPr>
          <w:rFonts w:ascii="Times New Roman" w:eastAsia="Times New Roman" w:hAnsi="Times New Roman" w:cs="Times New Roman"/>
          <w:kern w:val="0"/>
          <w14:ligatures w14:val="none"/>
        </w:rPr>
        <w:t xml:space="preserve"> a </w:t>
      </w:r>
      <w:r>
        <w:rPr>
          <w:rFonts w:ascii="Times New Roman" w:eastAsia="Times New Roman" w:hAnsi="Times New Roman" w:cs="Times New Roman"/>
          <w:kern w:val="0"/>
          <w14:ligatures w14:val="none"/>
        </w:rPr>
        <w:t>Wyoming limited liability company</w:t>
      </w:r>
      <w:r w:rsidRPr="00787561">
        <w:rPr>
          <w:rFonts w:ascii="Times New Roman" w:eastAsia="Times New Roman" w:hAnsi="Times New Roman" w:cs="Times New Roman"/>
          <w:kern w:val="0"/>
          <w14:ligatures w14:val="none"/>
        </w:rPr>
        <w:t xml:space="preserve"> (the “</w:t>
      </w:r>
      <w:r w:rsidRPr="00787561">
        <w:rPr>
          <w:rFonts w:ascii="Times New Roman" w:eastAsia="Times New Roman" w:hAnsi="Times New Roman" w:cs="Times New Roman"/>
          <w:kern w:val="0"/>
          <w:u w:val="single"/>
          <w14:ligatures w14:val="none"/>
        </w:rPr>
        <w:t>Company</w:t>
      </w:r>
      <w:r w:rsidRPr="00787561">
        <w:rPr>
          <w:rFonts w:ascii="Times New Roman" w:eastAsia="Times New Roman" w:hAnsi="Times New Roman" w:cs="Times New Roman"/>
          <w:kern w:val="0"/>
          <w14:ligatures w14:val="none"/>
        </w:rPr>
        <w:t>”).</w:t>
      </w:r>
    </w:p>
    <w:p w14:paraId="798CE68A"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74DC2B4A" w14:textId="1840E1FA"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r w:rsidRPr="00787561">
        <w:rPr>
          <w:rFonts w:ascii="Times New Roman" w:eastAsia="Times New Roman" w:hAnsi="Times New Roman" w:cs="Times New Roman"/>
          <w:b/>
          <w:bCs/>
          <w:kern w:val="0"/>
          <w14:ligatures w14:val="none"/>
        </w:rPr>
        <w:t>WHEREAS,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en"/>
          <w14:ligatures w14:val="none"/>
        </w:rPr>
        <w:t>t</w:t>
      </w:r>
      <w:r w:rsidRPr="00787561">
        <w:rPr>
          <w:rFonts w:ascii="Times New Roman" w:eastAsia="Times New Roman" w:hAnsi="Times New Roman" w:cs="Times New Roman"/>
          <w:kern w:val="0"/>
          <w:lang w:val="en"/>
          <w14:ligatures w14:val="none"/>
        </w:rPr>
        <w:t xml:space="preserve">he </w:t>
      </w:r>
      <w:r>
        <w:rPr>
          <w:rFonts w:ascii="Times New Roman" w:eastAsia="Times New Roman" w:hAnsi="Times New Roman" w:cs="Times New Roman"/>
          <w:kern w:val="0"/>
          <w:lang w:val="en"/>
          <w14:ligatures w14:val="none"/>
        </w:rPr>
        <w:t>C</w:t>
      </w:r>
      <w:r w:rsidRPr="00787561">
        <w:rPr>
          <w:rFonts w:ascii="Times New Roman" w:eastAsia="Times New Roman" w:hAnsi="Times New Roman" w:cs="Times New Roman"/>
          <w:kern w:val="0"/>
          <w:lang w:val="en"/>
          <w14:ligatures w14:val="none"/>
        </w:rPr>
        <w:t xml:space="preserve">lub represents that it is duly organized or lawfully operated, has authority to enter this Agreement, maintains all licenses required for its premises and offers, and will comply with </w:t>
      </w:r>
      <w:r>
        <w:rPr>
          <w:rFonts w:ascii="Times New Roman" w:eastAsia="Times New Roman" w:hAnsi="Times New Roman" w:cs="Times New Roman"/>
          <w:kern w:val="0"/>
          <w:lang w:val="en"/>
          <w14:ligatures w14:val="none"/>
        </w:rPr>
        <w:t xml:space="preserve">the </w:t>
      </w:r>
      <w:r w:rsidRPr="00787561">
        <w:rPr>
          <w:rFonts w:ascii="Times New Roman" w:eastAsia="Times New Roman" w:hAnsi="Times New Roman" w:cs="Times New Roman"/>
          <w:kern w:val="0"/>
          <w:lang w:val="en"/>
          <w14:ligatures w14:val="none"/>
        </w:rPr>
        <w:t>law</w:t>
      </w:r>
      <w:r>
        <w:rPr>
          <w:rFonts w:ascii="Times New Roman" w:eastAsia="Times New Roman" w:hAnsi="Times New Roman" w:cs="Times New Roman"/>
          <w:kern w:val="0"/>
          <w:lang w:val="en"/>
          <w14:ligatures w14:val="none"/>
        </w:rPr>
        <w:t>;</w:t>
      </w:r>
    </w:p>
    <w:p w14:paraId="637BEDEA"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p>
    <w:p w14:paraId="0A76222A" w14:textId="43CEFEE6"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r w:rsidRPr="00787561">
        <w:rPr>
          <w:rFonts w:ascii="Times New Roman" w:eastAsia="Times New Roman" w:hAnsi="Times New Roman" w:cs="Times New Roman"/>
          <w:b/>
          <w:bCs/>
          <w:kern w:val="0"/>
          <w:lang w:val="en"/>
          <w14:ligatures w14:val="none"/>
        </w:rPr>
        <w:t>WHEREAS,</w:t>
      </w:r>
      <w:r>
        <w:rPr>
          <w:rFonts w:ascii="Times New Roman" w:eastAsia="Times New Roman" w:hAnsi="Times New Roman" w:cs="Times New Roman"/>
          <w:kern w:val="0"/>
          <w:lang w:val="en"/>
          <w14:ligatures w14:val="none"/>
        </w:rPr>
        <w:t xml:space="preserve"> the Company is a duly organized and lawfully in the business of Internet marketing and promotion;</w:t>
      </w:r>
    </w:p>
    <w:p w14:paraId="0EB4F4F0" w14:textId="77777777" w:rsid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lang w:val="en"/>
          <w14:ligatures w14:val="none"/>
        </w:rPr>
      </w:pPr>
    </w:p>
    <w:p w14:paraId="567C0C6B" w14:textId="6D99E40F"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787561">
        <w:rPr>
          <w:rFonts w:ascii="Times New Roman" w:eastAsia="Times New Roman" w:hAnsi="Times New Roman" w:cs="Times New Roman"/>
          <w:b/>
          <w:bCs/>
          <w:kern w:val="0"/>
          <w14:ligatures w14:val="none"/>
        </w:rPr>
        <w:t xml:space="preserve">WHEREAS, </w:t>
      </w:r>
      <w:r>
        <w:rPr>
          <w:rFonts w:ascii="Times New Roman" w:eastAsia="Times New Roman" w:hAnsi="Times New Roman" w:cs="Times New Roman"/>
          <w:kern w:val="0"/>
          <w14:ligatures w14:val="none"/>
        </w:rPr>
        <w:t>the Company</w:t>
      </w:r>
      <w:r w:rsidRPr="00787561">
        <w:rPr>
          <w:rFonts w:ascii="Times New Roman" w:eastAsia="Times New Roman" w:hAnsi="Times New Roman" w:cs="Times New Roman"/>
          <w:kern w:val="0"/>
          <w14:ligatures w14:val="none"/>
        </w:rPr>
        <w:t xml:space="preserve"> wishes to enter into an agreement with </w:t>
      </w:r>
      <w:r>
        <w:rPr>
          <w:rFonts w:ascii="Times New Roman" w:eastAsia="Times New Roman" w:hAnsi="Times New Roman" w:cs="Times New Roman"/>
          <w:kern w:val="0"/>
          <w14:ligatures w14:val="none"/>
        </w:rPr>
        <w:t>the Club</w:t>
      </w:r>
      <w:r w:rsidRPr="00787561">
        <w:rPr>
          <w:rFonts w:ascii="Times New Roman" w:eastAsia="Times New Roman" w:hAnsi="Times New Roman" w:cs="Times New Roman"/>
          <w:kern w:val="0"/>
          <w14:ligatures w14:val="none"/>
        </w:rPr>
        <w:t xml:space="preserve"> for the purposes of</w:t>
      </w:r>
      <w:r>
        <w:rPr>
          <w:rFonts w:ascii="Times New Roman" w:eastAsia="Times New Roman" w:hAnsi="Times New Roman" w:cs="Times New Roman"/>
          <w:kern w:val="0"/>
          <w14:ligatures w14:val="none"/>
        </w:rPr>
        <w:t xml:space="preserve"> promoting and marketing the Club and its dancers to the general public</w:t>
      </w:r>
      <w:r w:rsidRPr="00787561">
        <w:rPr>
          <w:rFonts w:ascii="Times New Roman" w:eastAsia="Times New Roman" w:hAnsi="Times New Roman" w:cs="Times New Roman"/>
          <w:kern w:val="0"/>
          <w14:ligatures w14:val="none"/>
        </w:rPr>
        <w:t>;</w:t>
      </w:r>
    </w:p>
    <w:p w14:paraId="6FF53677" w14:textId="77777777"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2D376C04" w14:textId="77777777"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787561">
        <w:rPr>
          <w:rFonts w:ascii="Times New Roman" w:eastAsia="Times New Roman" w:hAnsi="Times New Roman" w:cs="Times New Roman"/>
          <w:b/>
          <w:bCs/>
          <w:kern w:val="0"/>
          <w14:ligatures w14:val="none"/>
        </w:rPr>
        <w:t xml:space="preserve">NOW, THEREFORE, </w:t>
      </w:r>
      <w:r w:rsidRPr="00787561">
        <w:rPr>
          <w:rFonts w:ascii="Times New Roman" w:eastAsia="Times New Roman" w:hAnsi="Times New Roman" w:cs="Times New Roman"/>
          <w:bCs/>
          <w:kern w:val="0"/>
          <w14:ligatures w14:val="none"/>
        </w:rPr>
        <w:t xml:space="preserve">in consideration of the mutual promises, representations, warranties, covenants, and conditions set forth in this Agreement, and </w:t>
      </w:r>
      <w:r w:rsidRPr="00787561">
        <w:rPr>
          <w:rFonts w:ascii="Times New Roman" w:eastAsia="Times New Roman" w:hAnsi="Times New Roman" w:cs="Times New Roman"/>
          <w:kern w:val="0"/>
          <w14:ligatures w14:val="none"/>
        </w:rPr>
        <w:t>other good and valuable consideration, the receipt and adequacy of which is hereby acknowledged, the Parties mutually agree as follows:</w:t>
      </w:r>
    </w:p>
    <w:p w14:paraId="069B355A" w14:textId="4237A7CD" w:rsidR="00787561" w:rsidRPr="00787561" w:rsidRDefault="00787561" w:rsidP="00787561">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p>
    <w:p w14:paraId="13F892A3" w14:textId="03A94EB7" w:rsidR="00787561" w:rsidRDefault="0078756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203111">
        <w:rPr>
          <w:rFonts w:ascii="Times New Roman" w:eastAsia="Times New Roman" w:hAnsi="Times New Roman" w:cs="Times New Roman"/>
          <w:b/>
          <w:bCs/>
          <w:kern w:val="0"/>
          <w14:ligatures w14:val="none"/>
        </w:rPr>
        <w:t>1. Term</w:t>
      </w:r>
      <w:r w:rsidR="00012690">
        <w:rPr>
          <w:rFonts w:ascii="Times New Roman" w:eastAsia="Times New Roman" w:hAnsi="Times New Roman" w:cs="Times New Roman"/>
          <w:b/>
          <w:bCs/>
          <w:kern w:val="0"/>
          <w14:ligatures w14:val="none"/>
        </w:rPr>
        <w:t xml:space="preserve"> and Termination</w:t>
      </w:r>
      <w:r w:rsidRPr="00203111">
        <w:rPr>
          <w:rFonts w:ascii="Times New Roman" w:eastAsia="Times New Roman" w:hAnsi="Times New Roman" w:cs="Times New Roman"/>
          <w:b/>
          <w:bCs/>
          <w:kern w:val="0"/>
          <w14:ligatures w14:val="none"/>
        </w:rPr>
        <w:t>.</w:t>
      </w:r>
      <w:r w:rsidR="00012690">
        <w:rPr>
          <w:rFonts w:ascii="Times New Roman" w:eastAsia="Times New Roman" w:hAnsi="Times New Roman" w:cs="Times New Roman"/>
          <w:kern w:val="0"/>
          <w14:ligatures w14:val="none"/>
        </w:rPr>
        <w:t xml:space="preserve"> </w:t>
      </w:r>
      <w:r w:rsidRPr="00787561">
        <w:rPr>
          <w:rFonts w:ascii="Times New Roman" w:eastAsia="Times New Roman" w:hAnsi="Times New Roman" w:cs="Times New Roman"/>
          <w:kern w:val="0"/>
          <w14:ligatures w14:val="none"/>
        </w:rPr>
        <w:t>Subject</w:t>
      </w:r>
      <w:r w:rsidRPr="00787561">
        <w:rPr>
          <w:rFonts w:ascii="Times New Roman" w:eastAsia="Times New Roman" w:hAnsi="Times New Roman" w:cs="Times New Roman"/>
          <w:spacing w:val="-12"/>
          <w:kern w:val="0"/>
          <w14:ligatures w14:val="none"/>
        </w:rPr>
        <w:t xml:space="preserve"> </w:t>
      </w:r>
      <w:r w:rsidRPr="00787561">
        <w:rPr>
          <w:rFonts w:ascii="Times New Roman" w:eastAsia="Times New Roman" w:hAnsi="Times New Roman" w:cs="Times New Roman"/>
          <w:kern w:val="0"/>
          <w14:ligatures w14:val="none"/>
        </w:rPr>
        <w:t>to</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the</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terms</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and</w:t>
      </w:r>
      <w:r w:rsidRPr="00787561">
        <w:rPr>
          <w:rFonts w:ascii="Times New Roman" w:eastAsia="Times New Roman" w:hAnsi="Times New Roman" w:cs="Times New Roman"/>
          <w:spacing w:val="-12"/>
          <w:kern w:val="0"/>
          <w14:ligatures w14:val="none"/>
        </w:rPr>
        <w:t xml:space="preserve"> </w:t>
      </w:r>
      <w:r w:rsidRPr="00787561">
        <w:rPr>
          <w:rFonts w:ascii="Times New Roman" w:eastAsia="Times New Roman" w:hAnsi="Times New Roman" w:cs="Times New Roman"/>
          <w:kern w:val="0"/>
          <w14:ligatures w14:val="none"/>
        </w:rPr>
        <w:t>conditions</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of</w:t>
      </w:r>
      <w:r w:rsidRPr="00787561">
        <w:rPr>
          <w:rFonts w:ascii="Times New Roman" w:eastAsia="Times New Roman" w:hAnsi="Times New Roman" w:cs="Times New Roman"/>
          <w:spacing w:val="-14"/>
          <w:kern w:val="0"/>
          <w14:ligatures w14:val="none"/>
        </w:rPr>
        <w:t xml:space="preserve"> </w:t>
      </w:r>
      <w:r w:rsidRPr="00787561">
        <w:rPr>
          <w:rFonts w:ascii="Times New Roman" w:eastAsia="Times New Roman" w:hAnsi="Times New Roman" w:cs="Times New Roman"/>
          <w:kern w:val="0"/>
          <w14:ligatures w14:val="none"/>
        </w:rPr>
        <w:t xml:space="preserve">this Agreement, the Company </w:t>
      </w:r>
      <w:r>
        <w:rPr>
          <w:rFonts w:ascii="Times New Roman" w:eastAsia="Times New Roman" w:hAnsi="Times New Roman" w:cs="Times New Roman"/>
          <w:kern w:val="0"/>
          <w14:ligatures w14:val="none"/>
        </w:rPr>
        <w:t>and the Club agree that term of this Agreement shall be</w:t>
      </w:r>
      <w:r w:rsidRPr="00787561">
        <w:rPr>
          <w:rFonts w:ascii="Times New Roman" w:eastAsia="Times New Roman" w:hAnsi="Times New Roman" w:cs="Times New Roman"/>
          <w:kern w:val="0"/>
          <w14:ligatures w14:val="none"/>
        </w:rPr>
        <w:t xml:space="preserve"> effective for a period of twelve (12) months.</w:t>
      </w:r>
      <w:r w:rsidR="00012690" w:rsidRPr="00012690">
        <w:rPr>
          <w:lang w:val="en"/>
        </w:rPr>
        <w:t xml:space="preserve"> </w:t>
      </w:r>
      <w:r w:rsidR="00012690">
        <w:rPr>
          <w:rFonts w:ascii="Times New Roman" w:eastAsia="Times New Roman" w:hAnsi="Times New Roman" w:cs="Times New Roman"/>
          <w:kern w:val="0"/>
          <w:lang w:val="en"/>
          <w14:ligatures w14:val="none"/>
        </w:rPr>
        <w:t>The Company</w:t>
      </w:r>
      <w:r w:rsidR="00012690" w:rsidRPr="00012690">
        <w:rPr>
          <w:rFonts w:ascii="Times New Roman" w:eastAsia="Times New Roman" w:hAnsi="Times New Roman" w:cs="Times New Roman"/>
          <w:kern w:val="0"/>
          <w:lang w:val="en"/>
          <w14:ligatures w14:val="none"/>
        </w:rPr>
        <w:t xml:space="preserve"> may suspend </w:t>
      </w:r>
      <w:r w:rsidR="00012690">
        <w:rPr>
          <w:rFonts w:ascii="Times New Roman" w:eastAsia="Times New Roman" w:hAnsi="Times New Roman" w:cs="Times New Roman"/>
          <w:kern w:val="0"/>
          <w:lang w:val="en"/>
          <w14:ligatures w14:val="none"/>
        </w:rPr>
        <w:t xml:space="preserve">or terminate this Agreement at the sole discretion of the Company. </w:t>
      </w:r>
      <w:r w:rsidR="00012690" w:rsidRPr="00012690">
        <w:rPr>
          <w:rFonts w:ascii="Times New Roman" w:eastAsia="Times New Roman" w:hAnsi="Times New Roman" w:cs="Times New Roman"/>
          <w:kern w:val="0"/>
          <w:lang w:val="en"/>
          <w14:ligatures w14:val="none"/>
        </w:rPr>
        <w:t xml:space="preserve">The </w:t>
      </w:r>
      <w:r w:rsidR="00012690">
        <w:rPr>
          <w:rFonts w:ascii="Times New Roman" w:eastAsia="Times New Roman" w:hAnsi="Times New Roman" w:cs="Times New Roman"/>
          <w:kern w:val="0"/>
          <w:lang w:val="en"/>
          <w14:ligatures w14:val="none"/>
        </w:rPr>
        <w:t>C</w:t>
      </w:r>
      <w:r w:rsidR="00012690" w:rsidRPr="00012690">
        <w:rPr>
          <w:rFonts w:ascii="Times New Roman" w:eastAsia="Times New Roman" w:hAnsi="Times New Roman" w:cs="Times New Roman"/>
          <w:kern w:val="0"/>
          <w:lang w:val="en"/>
          <w14:ligatures w14:val="none"/>
        </w:rPr>
        <w:t>lub remains responsible for accrued fees, valid consumer commitments, and return/destruction of credentials. Public data may be retained as historical/legal records but should not suggest an active relationship after termination</w:t>
      </w:r>
      <w:r w:rsidR="00012690">
        <w:rPr>
          <w:rFonts w:ascii="Times New Roman" w:eastAsia="Times New Roman" w:hAnsi="Times New Roman" w:cs="Times New Roman"/>
          <w:kern w:val="0"/>
          <w:lang w:val="en"/>
          <w14:ligatures w14:val="none"/>
        </w:rPr>
        <w:t xml:space="preserve">. </w:t>
      </w:r>
      <w:r w:rsidR="00012690">
        <w:rPr>
          <w:rFonts w:ascii="Times New Roman" w:eastAsia="Times New Roman" w:hAnsi="Times New Roman" w:cs="Times New Roman"/>
          <w:kern w:val="0"/>
          <w14:ligatures w14:val="none"/>
        </w:rPr>
        <w:t>Either party</w:t>
      </w:r>
      <w:r w:rsidR="00012690" w:rsidRPr="00012690">
        <w:rPr>
          <w:rFonts w:ascii="Times New Roman" w:eastAsia="Times New Roman" w:hAnsi="Times New Roman" w:cs="Times New Roman"/>
          <w:kern w:val="0"/>
          <w14:ligatures w14:val="none"/>
        </w:rPr>
        <w:t xml:space="preserve"> may terminate </w:t>
      </w:r>
      <w:r w:rsidR="00012690">
        <w:rPr>
          <w:rFonts w:ascii="Times New Roman" w:eastAsia="Times New Roman" w:hAnsi="Times New Roman" w:cs="Times New Roman"/>
          <w:kern w:val="0"/>
          <w14:ligatures w14:val="none"/>
        </w:rPr>
        <w:t>this Agreement</w:t>
      </w:r>
      <w:r w:rsidR="00012690" w:rsidRPr="00012690">
        <w:rPr>
          <w:rFonts w:ascii="Times New Roman" w:eastAsia="Times New Roman" w:hAnsi="Times New Roman" w:cs="Times New Roman"/>
          <w:kern w:val="0"/>
          <w14:ligatures w14:val="none"/>
        </w:rPr>
        <w:t xml:space="preserve"> at any time and for any reason with or without cause</w:t>
      </w:r>
      <w:r w:rsidR="0064065D" w:rsidRPr="0064065D">
        <w:rPr>
          <w:lang w:val="en"/>
        </w:rPr>
        <w:t xml:space="preserve"> </w:t>
      </w:r>
      <w:r w:rsidR="0064065D">
        <w:rPr>
          <w:rFonts w:ascii="Times New Roman" w:eastAsia="Times New Roman" w:hAnsi="Times New Roman" w:cs="Times New Roman"/>
          <w:kern w:val="0"/>
          <w:lang w:val="en"/>
          <w14:ligatures w14:val="none"/>
        </w:rPr>
        <w:t>with</w:t>
      </w:r>
      <w:r w:rsidR="0064065D" w:rsidRPr="0064065D">
        <w:rPr>
          <w:rFonts w:ascii="Times New Roman" w:eastAsia="Times New Roman" w:hAnsi="Times New Roman" w:cs="Times New Roman"/>
          <w:kern w:val="0"/>
          <w:lang w:val="en"/>
          <w14:ligatures w14:val="none"/>
        </w:rPr>
        <w:t xml:space="preserve"> thirty days</w:t>
      </w:r>
      <w:r w:rsidR="0064065D">
        <w:rPr>
          <w:rFonts w:ascii="Times New Roman" w:eastAsia="Times New Roman" w:hAnsi="Times New Roman" w:cs="Times New Roman"/>
          <w:kern w:val="0"/>
          <w:lang w:val="en"/>
          <w14:ligatures w14:val="none"/>
        </w:rPr>
        <w:t xml:space="preserve"> (30)</w:t>
      </w:r>
      <w:r w:rsidR="0064065D" w:rsidRPr="0064065D">
        <w:rPr>
          <w:rFonts w:ascii="Times New Roman" w:eastAsia="Times New Roman" w:hAnsi="Times New Roman" w:cs="Times New Roman"/>
          <w:kern w:val="0"/>
          <w:lang w:val="en"/>
          <w14:ligatures w14:val="none"/>
        </w:rPr>
        <w:t xml:space="preserve"> written notice</w:t>
      </w:r>
      <w:r w:rsidR="00012690">
        <w:rPr>
          <w:rFonts w:ascii="Times New Roman" w:eastAsia="Times New Roman" w:hAnsi="Times New Roman" w:cs="Times New Roman"/>
          <w:kern w:val="0"/>
          <w14:ligatures w14:val="none"/>
        </w:rPr>
        <w:t xml:space="preserve">. </w:t>
      </w:r>
    </w:p>
    <w:p w14:paraId="48DE1DF6" w14:textId="4C51ED6E" w:rsidR="0093346B" w:rsidRDefault="0093346B">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Pr="0093346B">
        <w:rPr>
          <w:rFonts w:ascii="Times New Roman" w:eastAsia="Times New Roman" w:hAnsi="Times New Roman" w:cs="Times New Roman"/>
          <w:b/>
          <w:bCs/>
          <w:kern w:val="0"/>
          <w14:ligatures w14:val="none"/>
        </w:rPr>
        <w:t>2. Compensation.</w:t>
      </w:r>
      <w:r>
        <w:rPr>
          <w:rFonts w:ascii="Times New Roman" w:eastAsia="Times New Roman" w:hAnsi="Times New Roman" w:cs="Times New Roman"/>
          <w:kern w:val="0"/>
          <w14:ligatures w14:val="none"/>
        </w:rPr>
        <w:t xml:space="preserve"> The Club agrees to pay the Company a monthly fee of _____________ beginning on __________________ and ending on ______________ via a credit card submitted through the Company’s online billing system</w:t>
      </w:r>
      <w:r w:rsidR="002517AB">
        <w:rPr>
          <w:rFonts w:ascii="Times New Roman" w:eastAsia="Times New Roman" w:hAnsi="Times New Roman" w:cs="Times New Roman"/>
          <w:kern w:val="0"/>
          <w14:ligatures w14:val="none"/>
        </w:rPr>
        <w:t>, unless this Agreement is terminated by either Party</w:t>
      </w:r>
      <w:r>
        <w:rPr>
          <w:rFonts w:ascii="Times New Roman" w:eastAsia="Times New Roman" w:hAnsi="Times New Roman" w:cs="Times New Roman"/>
          <w:kern w:val="0"/>
          <w14:ligatures w14:val="none"/>
        </w:rPr>
        <w:t xml:space="preserve">. The Company does not have access to the credit card information provided to their credit card processor. All data received and related to the credit card information shall be kept by the processing company. </w:t>
      </w:r>
    </w:p>
    <w:p w14:paraId="55BF0C15" w14:textId="019E8E4B" w:rsidR="00012690" w:rsidRDefault="00012690" w:rsidP="00012690">
      <w:pPr>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b/>
      </w:r>
      <w:r w:rsidR="0093346B">
        <w:rPr>
          <w:rFonts w:ascii="Times New Roman" w:eastAsia="Times New Roman" w:hAnsi="Times New Roman" w:cs="Times New Roman"/>
          <w:b/>
          <w:bCs/>
          <w:kern w:val="0"/>
          <w14:ligatures w14:val="none"/>
        </w:rPr>
        <w:t>3</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012690">
        <w:rPr>
          <w:rFonts w:ascii="Times New Roman" w:eastAsia="Times New Roman" w:hAnsi="Times New Roman" w:cs="Times New Roman"/>
          <w:b/>
          <w:bCs/>
          <w:kern w:val="0"/>
          <w:lang w:val="en"/>
          <w14:ligatures w14:val="none"/>
        </w:rPr>
        <w:t xml:space="preserve">Independent </w:t>
      </w:r>
      <w:r>
        <w:rPr>
          <w:rFonts w:ascii="Times New Roman" w:eastAsia="Times New Roman" w:hAnsi="Times New Roman" w:cs="Times New Roman"/>
          <w:b/>
          <w:bCs/>
          <w:kern w:val="0"/>
          <w:lang w:val="en"/>
          <w14:ligatures w14:val="none"/>
        </w:rPr>
        <w:t>B</w:t>
      </w:r>
      <w:r w:rsidRPr="00012690">
        <w:rPr>
          <w:rFonts w:ascii="Times New Roman" w:eastAsia="Times New Roman" w:hAnsi="Times New Roman" w:cs="Times New Roman"/>
          <w:b/>
          <w:bCs/>
          <w:kern w:val="0"/>
          <w:lang w:val="en"/>
          <w14:ligatures w14:val="none"/>
        </w:rPr>
        <w:t>usinesses</w:t>
      </w:r>
      <w:r>
        <w:rPr>
          <w:rFonts w:ascii="Times New Roman" w:eastAsia="Times New Roman" w:hAnsi="Times New Roman" w:cs="Times New Roman"/>
          <w:b/>
          <w:bCs/>
          <w:kern w:val="0"/>
          <w:lang w:val="en"/>
          <w14:ligatures w14:val="none"/>
        </w:rPr>
        <w:t xml:space="preserve">. </w:t>
      </w:r>
      <w:r w:rsidRPr="00012690">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C</w:t>
      </w:r>
      <w:r w:rsidRPr="00012690">
        <w:rPr>
          <w:rFonts w:ascii="Times New Roman" w:eastAsia="Times New Roman" w:hAnsi="Times New Roman" w:cs="Times New Roman"/>
          <w:kern w:val="0"/>
          <w:lang w:val="en"/>
          <w14:ligatures w14:val="none"/>
        </w:rPr>
        <w:t xml:space="preserve">lub and </w:t>
      </w:r>
      <w:r>
        <w:rPr>
          <w:rFonts w:ascii="Times New Roman" w:eastAsia="Times New Roman" w:hAnsi="Times New Roman" w:cs="Times New Roman"/>
          <w:kern w:val="0"/>
          <w:lang w:val="en"/>
          <w14:ligatures w14:val="none"/>
        </w:rPr>
        <w:t>the Company</w:t>
      </w:r>
      <w:r w:rsidRPr="00012690">
        <w:rPr>
          <w:rFonts w:ascii="Times New Roman" w:eastAsia="Times New Roman" w:hAnsi="Times New Roman" w:cs="Times New Roman"/>
          <w:kern w:val="0"/>
          <w:lang w:val="en"/>
          <w14:ligatures w14:val="none"/>
        </w:rPr>
        <w:t xml:space="preserve"> are independent contractors. </w:t>
      </w:r>
      <w:r>
        <w:rPr>
          <w:rFonts w:ascii="Times New Roman" w:eastAsia="Times New Roman" w:hAnsi="Times New Roman" w:cs="Times New Roman"/>
          <w:kern w:val="0"/>
          <w:lang w:val="en"/>
          <w14:ligatures w14:val="none"/>
        </w:rPr>
        <w:t>The Company</w:t>
      </w:r>
      <w:r w:rsidRPr="00012690">
        <w:rPr>
          <w:rFonts w:ascii="Times New Roman" w:eastAsia="Times New Roman" w:hAnsi="Times New Roman" w:cs="Times New Roman"/>
          <w:kern w:val="0"/>
          <w:lang w:val="en"/>
          <w14:ligatures w14:val="none"/>
        </w:rPr>
        <w:t xml:space="preserve"> does not operate the club, employ or supply dancers, control admission, supervise club workers, sell alcohol, provide security, or guarantee attendance. The </w:t>
      </w:r>
      <w:r>
        <w:rPr>
          <w:rFonts w:ascii="Times New Roman" w:eastAsia="Times New Roman" w:hAnsi="Times New Roman" w:cs="Times New Roman"/>
          <w:kern w:val="0"/>
          <w:lang w:val="en"/>
          <w14:ligatures w14:val="none"/>
        </w:rPr>
        <w:t>C</w:t>
      </w:r>
      <w:r w:rsidRPr="00012690">
        <w:rPr>
          <w:rFonts w:ascii="Times New Roman" w:eastAsia="Times New Roman" w:hAnsi="Times New Roman" w:cs="Times New Roman"/>
          <w:kern w:val="0"/>
          <w:lang w:val="en"/>
          <w14:ligatures w14:val="none"/>
        </w:rPr>
        <w:t xml:space="preserve">lub is solely responsible </w:t>
      </w:r>
      <w:r w:rsidRPr="00012690">
        <w:rPr>
          <w:rFonts w:ascii="Times New Roman" w:eastAsia="Times New Roman" w:hAnsi="Times New Roman" w:cs="Times New Roman"/>
          <w:kern w:val="0"/>
          <w:lang w:val="en"/>
          <w14:ligatures w14:val="none"/>
        </w:rPr>
        <w:lastRenderedPageBreak/>
        <w:t>for premises, licenses, age checks, work cards, employment/classification, wage/tip/fee practices, alcohol, gaming, safety, accessibility, taxes, and house rules.</w:t>
      </w:r>
      <w:r>
        <w:rPr>
          <w:rFonts w:ascii="Times New Roman" w:eastAsia="Times New Roman" w:hAnsi="Times New Roman" w:cs="Times New Roman"/>
          <w:kern w:val="0"/>
          <w:lang w:val="en"/>
          <w14:ligatures w14:val="none"/>
        </w:rPr>
        <w:t xml:space="preserve"> </w:t>
      </w:r>
      <w:r w:rsidR="00C92DC2" w:rsidRPr="00C92DC2">
        <w:rPr>
          <w:rFonts w:ascii="Times New Roman" w:eastAsia="Times New Roman" w:hAnsi="Times New Roman" w:cs="Times New Roman"/>
          <w:kern w:val="0"/>
          <w14:ligatures w14:val="none"/>
        </w:rPr>
        <w:t>Nothing in this Agreement shall constitute or create a joint venture, partnership, or any other similar arrangement between the Parties. No Party is authorized to act as agent for the other Party hereunder except as expressly stated in this Agreement.</w:t>
      </w:r>
    </w:p>
    <w:p w14:paraId="3E0245B0" w14:textId="323FF44E" w:rsidR="00546455" w:rsidRDefault="00C92DC2" w:rsidP="00546455">
      <w:pPr>
        <w:rPr>
          <w:rFonts w:ascii="Times New Roman" w:eastAsia="Times New Roman" w:hAnsi="Times New Roman" w:cs="Times New Roman"/>
          <w:kern w:val="0"/>
          <w:lang w:val="en"/>
          <w14:ligatures w14:val="none"/>
        </w:rPr>
      </w:pPr>
      <w:r>
        <w:rPr>
          <w:rFonts w:ascii="Times New Roman" w:eastAsia="Times New Roman" w:hAnsi="Times New Roman" w:cs="Times New Roman"/>
          <w:kern w:val="0"/>
          <w14:ligatures w14:val="none"/>
        </w:rPr>
        <w:tab/>
      </w:r>
      <w:r w:rsidR="0093346B" w:rsidRPr="0093346B">
        <w:rPr>
          <w:rFonts w:ascii="Times New Roman" w:eastAsia="Times New Roman" w:hAnsi="Times New Roman" w:cs="Times New Roman"/>
          <w:b/>
          <w:bCs/>
          <w:kern w:val="0"/>
          <w14:ligatures w14:val="none"/>
        </w:rPr>
        <w:t>4</w:t>
      </w:r>
      <w:r w:rsidRPr="0093346B">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C92DC2">
        <w:rPr>
          <w:rFonts w:ascii="Times New Roman" w:eastAsia="Times New Roman" w:hAnsi="Times New Roman" w:cs="Times New Roman"/>
          <w:b/>
          <w:bCs/>
          <w:kern w:val="0"/>
          <w14:ligatures w14:val="none"/>
        </w:rPr>
        <w:t>Club Requirements.</w:t>
      </w:r>
      <w:r>
        <w:rPr>
          <w:rFonts w:ascii="Times New Roman" w:eastAsia="Times New Roman" w:hAnsi="Times New Roman" w:cs="Times New Roman"/>
          <w:kern w:val="0"/>
          <w14:ligatures w14:val="none"/>
        </w:rPr>
        <w:t xml:space="preserve"> </w:t>
      </w:r>
      <w:r w:rsidRPr="00C92DC2">
        <w:rPr>
          <w:rFonts w:ascii="Times New Roman" w:eastAsia="Times New Roman" w:hAnsi="Times New Roman" w:cs="Times New Roman"/>
          <w:kern w:val="0"/>
          <w:lang w:val="en"/>
          <w14:ligatures w14:val="none"/>
        </w:rPr>
        <w:t xml:space="preserve">The </w:t>
      </w:r>
      <w:r>
        <w:rPr>
          <w:rFonts w:ascii="Times New Roman" w:eastAsia="Times New Roman" w:hAnsi="Times New Roman" w:cs="Times New Roman"/>
          <w:kern w:val="0"/>
          <w:lang w:val="en"/>
          <w14:ligatures w14:val="none"/>
        </w:rPr>
        <w:t>C</w:t>
      </w:r>
      <w:r w:rsidRPr="00C92DC2">
        <w:rPr>
          <w:rFonts w:ascii="Times New Roman" w:eastAsia="Times New Roman" w:hAnsi="Times New Roman" w:cs="Times New Roman"/>
          <w:kern w:val="0"/>
          <w:lang w:val="en"/>
          <w14:ligatures w14:val="none"/>
        </w:rPr>
        <w:t>lub authorizes</w:t>
      </w:r>
      <w:r>
        <w:rPr>
          <w:rFonts w:ascii="Times New Roman" w:eastAsia="Times New Roman" w:hAnsi="Times New Roman" w:cs="Times New Roman"/>
          <w:kern w:val="0"/>
          <w:lang w:val="en"/>
          <w14:ligatures w14:val="none"/>
        </w:rPr>
        <w:t xml:space="preserve"> the Company</w:t>
      </w:r>
      <w:r w:rsidRPr="00C92DC2">
        <w:rPr>
          <w:rFonts w:ascii="Times New Roman" w:eastAsia="Times New Roman" w:hAnsi="Times New Roman" w:cs="Times New Roman"/>
          <w:kern w:val="0"/>
          <w:lang w:val="en"/>
          <w14:ligatures w14:val="none"/>
        </w:rPr>
        <w:t xml:space="preserve"> to display approved </w:t>
      </w:r>
      <w:r>
        <w:rPr>
          <w:rFonts w:ascii="Times New Roman" w:eastAsia="Times New Roman" w:hAnsi="Times New Roman" w:cs="Times New Roman"/>
          <w:kern w:val="0"/>
          <w:lang w:val="en"/>
          <w14:ligatures w14:val="none"/>
        </w:rPr>
        <w:t>C</w:t>
      </w:r>
      <w:r w:rsidRPr="00C92DC2">
        <w:rPr>
          <w:rFonts w:ascii="Times New Roman" w:eastAsia="Times New Roman" w:hAnsi="Times New Roman" w:cs="Times New Roman"/>
          <w:kern w:val="0"/>
          <w:lang w:val="en"/>
          <w14:ligatures w14:val="none"/>
        </w:rPr>
        <w:t xml:space="preserve">lub name, address, location, hours, directions, website/phone, public media, roster/affiliations, schedules, Club Deals, and other submitted information. The </w:t>
      </w:r>
      <w:r>
        <w:rPr>
          <w:rFonts w:ascii="Times New Roman" w:eastAsia="Times New Roman" w:hAnsi="Times New Roman" w:cs="Times New Roman"/>
          <w:kern w:val="0"/>
          <w:lang w:val="en"/>
          <w14:ligatures w14:val="none"/>
        </w:rPr>
        <w:t>C</w:t>
      </w:r>
      <w:r w:rsidRPr="00C92DC2">
        <w:rPr>
          <w:rFonts w:ascii="Times New Roman" w:eastAsia="Times New Roman" w:hAnsi="Times New Roman" w:cs="Times New Roman"/>
          <w:kern w:val="0"/>
          <w:lang w:val="en"/>
          <w14:ligatures w14:val="none"/>
        </w:rPr>
        <w:t xml:space="preserve">lub </w:t>
      </w:r>
      <w:r>
        <w:rPr>
          <w:rFonts w:ascii="Times New Roman" w:eastAsia="Times New Roman" w:hAnsi="Times New Roman" w:cs="Times New Roman"/>
          <w:kern w:val="0"/>
          <w:lang w:val="en"/>
          <w14:ligatures w14:val="none"/>
        </w:rPr>
        <w:t>shall</w:t>
      </w:r>
      <w:r w:rsidRPr="00C92DC2">
        <w:rPr>
          <w:rFonts w:ascii="Times New Roman" w:eastAsia="Times New Roman" w:hAnsi="Times New Roman" w:cs="Times New Roman"/>
          <w:kern w:val="0"/>
          <w:lang w:val="en"/>
          <w14:ligatures w14:val="none"/>
        </w:rPr>
        <w:t xml:space="preserve"> keep </w:t>
      </w:r>
      <w:r>
        <w:rPr>
          <w:rFonts w:ascii="Times New Roman" w:eastAsia="Times New Roman" w:hAnsi="Times New Roman" w:cs="Times New Roman"/>
          <w:kern w:val="0"/>
          <w:lang w:val="en"/>
          <w14:ligatures w14:val="none"/>
        </w:rPr>
        <w:t>all provided information</w:t>
      </w:r>
      <w:r w:rsidRPr="00C92DC2">
        <w:rPr>
          <w:rFonts w:ascii="Times New Roman" w:eastAsia="Times New Roman" w:hAnsi="Times New Roman" w:cs="Times New Roman"/>
          <w:kern w:val="0"/>
          <w:lang w:val="en"/>
          <w14:ligatures w14:val="none"/>
        </w:rPr>
        <w:t xml:space="preserve"> accurate and </w:t>
      </w:r>
      <w:r>
        <w:rPr>
          <w:rFonts w:ascii="Times New Roman" w:eastAsia="Times New Roman" w:hAnsi="Times New Roman" w:cs="Times New Roman"/>
          <w:kern w:val="0"/>
          <w:lang w:val="en"/>
          <w14:ligatures w14:val="none"/>
        </w:rPr>
        <w:t xml:space="preserve">has the intellectual property </w:t>
      </w:r>
      <w:r w:rsidRPr="00C92DC2">
        <w:rPr>
          <w:rFonts w:ascii="Times New Roman" w:eastAsia="Times New Roman" w:hAnsi="Times New Roman" w:cs="Times New Roman"/>
          <w:kern w:val="0"/>
          <w:lang w:val="en"/>
          <w14:ligatures w14:val="none"/>
        </w:rPr>
        <w:t xml:space="preserve">rights to submitted marks and media. </w:t>
      </w:r>
      <w:r>
        <w:rPr>
          <w:rFonts w:ascii="Times New Roman" w:eastAsia="Times New Roman" w:hAnsi="Times New Roman" w:cs="Times New Roman"/>
          <w:kern w:val="0"/>
          <w:lang w:val="en"/>
          <w14:ligatures w14:val="none"/>
        </w:rPr>
        <w:t>The Company</w:t>
      </w:r>
      <w:r w:rsidRPr="00C92DC2">
        <w:rPr>
          <w:rFonts w:ascii="Times New Roman" w:eastAsia="Times New Roman" w:hAnsi="Times New Roman" w:cs="Times New Roman"/>
          <w:kern w:val="0"/>
          <w:lang w:val="en"/>
          <w14:ligatures w14:val="none"/>
        </w:rPr>
        <w:t xml:space="preserve"> may standardize presentation and remove inaccurate or noncompliant content. Under the business-approved listing model, a verified club receives a promoted public club page and roster placement only while it is NFC-enabled and has at least one active approved Club Deal; expiration or suspension of the last active deal may pause public promotion without erasing private affiliation, audit, or settlement records.</w:t>
      </w:r>
      <w:r w:rsidR="00EB65D8" w:rsidRPr="00EB65D8">
        <w:rPr>
          <w:rFonts w:ascii="Times New Roman" w:eastAsia="Times New Roman" w:hAnsi="Times New Roman" w:cs="Times New Roman"/>
          <w:kern w:val="0"/>
          <w:lang w:val="en"/>
          <w14:ligatures w14:val="none"/>
        </w:rPr>
        <w:t xml:space="preserve"> The </w:t>
      </w:r>
      <w:r w:rsidR="00EB65D8">
        <w:rPr>
          <w:rFonts w:ascii="Times New Roman" w:eastAsia="Times New Roman" w:hAnsi="Times New Roman" w:cs="Times New Roman"/>
          <w:kern w:val="0"/>
          <w:lang w:val="en"/>
          <w14:ligatures w14:val="none"/>
        </w:rPr>
        <w:t>C</w:t>
      </w:r>
      <w:r w:rsidR="00EB65D8" w:rsidRPr="00EB65D8">
        <w:rPr>
          <w:rFonts w:ascii="Times New Roman" w:eastAsia="Times New Roman" w:hAnsi="Times New Roman" w:cs="Times New Roman"/>
          <w:kern w:val="0"/>
          <w:lang w:val="en"/>
          <w14:ligatures w14:val="none"/>
        </w:rPr>
        <w:t xml:space="preserve">lub must provide accurate legal, licensing, location, contact, tax, and payment information. Access codes and invitations are single-purpose security credentials and may not be transferred. The </w:t>
      </w:r>
      <w:r w:rsidR="00EB65D8">
        <w:rPr>
          <w:rFonts w:ascii="Times New Roman" w:eastAsia="Times New Roman" w:hAnsi="Times New Roman" w:cs="Times New Roman"/>
          <w:kern w:val="0"/>
          <w:lang w:val="en"/>
          <w14:ligatures w14:val="none"/>
        </w:rPr>
        <w:t>C</w:t>
      </w:r>
      <w:r w:rsidR="00EB65D8" w:rsidRPr="00EB65D8">
        <w:rPr>
          <w:rFonts w:ascii="Times New Roman" w:eastAsia="Times New Roman" w:hAnsi="Times New Roman" w:cs="Times New Roman"/>
          <w:kern w:val="0"/>
          <w:lang w:val="en"/>
          <w14:ligatures w14:val="none"/>
        </w:rPr>
        <w:t>lub is responsible for owner, manager, and staff activity within granted permissions.</w:t>
      </w:r>
      <w:r w:rsidR="00800B17" w:rsidRPr="00800B17">
        <w:rPr>
          <w:lang w:val="en"/>
        </w:rPr>
        <w:t xml:space="preserve"> </w:t>
      </w:r>
      <w:r w:rsidR="00800B17" w:rsidRPr="00800B17">
        <w:rPr>
          <w:rFonts w:ascii="Times New Roman" w:eastAsia="Times New Roman" w:hAnsi="Times New Roman" w:cs="Times New Roman"/>
          <w:kern w:val="0"/>
          <w:lang w:val="en"/>
          <w14:ligatures w14:val="none"/>
        </w:rPr>
        <w:t xml:space="preserve">The </w:t>
      </w:r>
      <w:r w:rsidR="00800B17">
        <w:rPr>
          <w:rFonts w:ascii="Times New Roman" w:eastAsia="Times New Roman" w:hAnsi="Times New Roman" w:cs="Times New Roman"/>
          <w:kern w:val="0"/>
          <w:lang w:val="en"/>
          <w14:ligatures w14:val="none"/>
        </w:rPr>
        <w:t>C</w:t>
      </w:r>
      <w:r w:rsidR="00800B17" w:rsidRPr="00800B17">
        <w:rPr>
          <w:rFonts w:ascii="Times New Roman" w:eastAsia="Times New Roman" w:hAnsi="Times New Roman" w:cs="Times New Roman"/>
          <w:kern w:val="0"/>
          <w:lang w:val="en"/>
          <w14:ligatures w14:val="none"/>
        </w:rPr>
        <w:t xml:space="preserve">lub must train staff, place the tag in the approved cashier location, maintain connectivity and alternate support steps, honor valid redemptions on published terms, display exclusions clearly, protect the tag, and report compromise. The </w:t>
      </w:r>
      <w:r w:rsidR="00800B17">
        <w:rPr>
          <w:rFonts w:ascii="Times New Roman" w:eastAsia="Times New Roman" w:hAnsi="Times New Roman" w:cs="Times New Roman"/>
          <w:kern w:val="0"/>
          <w:lang w:val="en"/>
          <w14:ligatures w14:val="none"/>
        </w:rPr>
        <w:t>C</w:t>
      </w:r>
      <w:r w:rsidR="00800B17" w:rsidRPr="00800B17">
        <w:rPr>
          <w:rFonts w:ascii="Times New Roman" w:eastAsia="Times New Roman" w:hAnsi="Times New Roman" w:cs="Times New Roman"/>
          <w:kern w:val="0"/>
          <w:lang w:val="en"/>
          <w14:ligatures w14:val="none"/>
        </w:rPr>
        <w:t>lub may refuse entry for a lawful disclosed reason but may not falsely mark a redemption or discriminate unlawfully.</w:t>
      </w:r>
      <w:r w:rsidR="00800B17" w:rsidRPr="00800B17">
        <w:rPr>
          <w:lang w:val="en"/>
        </w:rPr>
        <w:t xml:space="preserve"> </w:t>
      </w:r>
      <w:r w:rsidR="00800B17" w:rsidRPr="00800B17">
        <w:rPr>
          <w:rFonts w:ascii="Times New Roman" w:eastAsia="Times New Roman" w:hAnsi="Times New Roman" w:cs="Times New Roman"/>
          <w:kern w:val="0"/>
          <w:lang w:val="en"/>
          <w14:ligatures w14:val="none"/>
        </w:rPr>
        <w:t xml:space="preserve">The </w:t>
      </w:r>
      <w:r w:rsidR="00800B17">
        <w:rPr>
          <w:rFonts w:ascii="Times New Roman" w:eastAsia="Times New Roman" w:hAnsi="Times New Roman" w:cs="Times New Roman"/>
          <w:kern w:val="0"/>
          <w:lang w:val="en"/>
          <w14:ligatures w14:val="none"/>
        </w:rPr>
        <w:t>C</w:t>
      </w:r>
      <w:r w:rsidR="00800B17" w:rsidRPr="00800B17">
        <w:rPr>
          <w:rFonts w:ascii="Times New Roman" w:eastAsia="Times New Roman" w:hAnsi="Times New Roman" w:cs="Times New Roman"/>
          <w:kern w:val="0"/>
          <w:lang w:val="en"/>
          <w14:ligatures w14:val="none"/>
        </w:rPr>
        <w:t xml:space="preserve">lub will maintain all adult-entertainment, cabaret, liquor, fire, occupancy, employment, tax, accessibility, and other licenses and comply with anti-trafficking, age, wage, discrimination, privacy, advertising, and consumer laws. The </w:t>
      </w:r>
      <w:r w:rsidR="00800B17">
        <w:rPr>
          <w:rFonts w:ascii="Times New Roman" w:eastAsia="Times New Roman" w:hAnsi="Times New Roman" w:cs="Times New Roman"/>
          <w:kern w:val="0"/>
          <w:lang w:val="en"/>
          <w14:ligatures w14:val="none"/>
        </w:rPr>
        <w:t>C</w:t>
      </w:r>
      <w:r w:rsidR="00800B17" w:rsidRPr="00800B17">
        <w:rPr>
          <w:rFonts w:ascii="Times New Roman" w:eastAsia="Times New Roman" w:hAnsi="Times New Roman" w:cs="Times New Roman"/>
          <w:kern w:val="0"/>
          <w:lang w:val="en"/>
          <w14:ligatures w14:val="none"/>
        </w:rPr>
        <w:t xml:space="preserve">lub will not use </w:t>
      </w:r>
      <w:r w:rsidR="00800B17">
        <w:rPr>
          <w:rFonts w:ascii="Times New Roman" w:eastAsia="Times New Roman" w:hAnsi="Times New Roman" w:cs="Times New Roman"/>
          <w:kern w:val="0"/>
          <w:lang w:val="en"/>
          <w14:ligatures w14:val="none"/>
        </w:rPr>
        <w:t>t</w:t>
      </w:r>
      <w:r w:rsidR="00800B17" w:rsidRPr="00800B17">
        <w:rPr>
          <w:rFonts w:ascii="Times New Roman" w:eastAsia="Times New Roman" w:hAnsi="Times New Roman" w:cs="Times New Roman"/>
          <w:kern w:val="0"/>
          <w:lang w:val="en"/>
          <w14:ligatures w14:val="none"/>
        </w:rPr>
        <w:t xml:space="preserve">he Company </w:t>
      </w:r>
      <w:r w:rsidR="00800B17">
        <w:rPr>
          <w:rFonts w:ascii="Times New Roman" w:eastAsia="Times New Roman" w:hAnsi="Times New Roman" w:cs="Times New Roman"/>
          <w:kern w:val="0"/>
          <w:lang w:val="en"/>
          <w14:ligatures w14:val="none"/>
        </w:rPr>
        <w:t xml:space="preserve">or its services </w:t>
      </w:r>
      <w:r w:rsidR="00800B17" w:rsidRPr="00800B17">
        <w:rPr>
          <w:rFonts w:ascii="Times New Roman" w:eastAsia="Times New Roman" w:hAnsi="Times New Roman" w:cs="Times New Roman"/>
          <w:kern w:val="0"/>
          <w:lang w:val="en"/>
          <w14:ligatures w14:val="none"/>
        </w:rPr>
        <w:t>to arrange prostitution, sexual services, unlawful contact, worker coercion, kickbacks, or retaliation.</w:t>
      </w:r>
      <w:r w:rsidR="00853D19">
        <w:rPr>
          <w:rFonts w:ascii="Times New Roman" w:eastAsia="Times New Roman" w:hAnsi="Times New Roman" w:cs="Times New Roman"/>
          <w:kern w:val="0"/>
          <w:lang w:val="en"/>
          <w14:ligatures w14:val="none"/>
        </w:rPr>
        <w:t xml:space="preserve"> All users of Company’s service </w:t>
      </w:r>
      <w:r w:rsidR="00853D19" w:rsidRPr="00853D19">
        <w:rPr>
          <w:rFonts w:ascii="Times New Roman" w:eastAsia="Times New Roman" w:hAnsi="Times New Roman" w:cs="Times New Roman"/>
          <w:kern w:val="0"/>
          <w:lang w:val="en"/>
          <w14:ligatures w14:val="none"/>
        </w:rPr>
        <w:t xml:space="preserve">must satisfy the </w:t>
      </w:r>
      <w:r w:rsidR="00853D19">
        <w:rPr>
          <w:rFonts w:ascii="Times New Roman" w:eastAsia="Times New Roman" w:hAnsi="Times New Roman" w:cs="Times New Roman"/>
          <w:kern w:val="0"/>
          <w:lang w:val="en"/>
          <w14:ligatures w14:val="none"/>
        </w:rPr>
        <w:t>C</w:t>
      </w:r>
      <w:r w:rsidR="00853D19" w:rsidRPr="00853D19">
        <w:rPr>
          <w:rFonts w:ascii="Times New Roman" w:eastAsia="Times New Roman" w:hAnsi="Times New Roman" w:cs="Times New Roman"/>
          <w:kern w:val="0"/>
          <w:lang w:val="en"/>
          <w14:ligatures w14:val="none"/>
        </w:rPr>
        <w:t>lub's lawful age, identification, capacity, dress code, hours, safety, and house rules. A deal may have one redemption per guest, session, time period, or other clearly disclosed limit. Unless the deal says otherwise, it cannot be combined, transferred, resold, or exchanged for cash.</w:t>
      </w:r>
    </w:p>
    <w:p w14:paraId="67857112" w14:textId="7B4E7A11" w:rsidR="00D31036" w:rsidRPr="00D31036" w:rsidRDefault="00D31036"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ab/>
        <w:t xml:space="preserve">5. </w:t>
      </w:r>
      <w:r w:rsidRPr="00D31036">
        <w:rPr>
          <w:rFonts w:ascii="Times New Roman" w:eastAsia="Times New Roman" w:hAnsi="Times New Roman" w:cs="Times New Roman"/>
          <w:b/>
          <w:bCs/>
          <w:kern w:val="0"/>
          <w:lang w:val="en"/>
          <w14:ligatures w14:val="none"/>
        </w:rPr>
        <w:t>Dancer Affiliation Management</w:t>
      </w:r>
      <w:r>
        <w:rPr>
          <w:rFonts w:ascii="Times New Roman" w:eastAsia="Times New Roman" w:hAnsi="Times New Roman" w:cs="Times New Roman"/>
          <w:b/>
          <w:bCs/>
          <w:kern w:val="0"/>
          <w:lang w:val="en"/>
          <w14:ligatures w14:val="none"/>
        </w:rPr>
        <w:t xml:space="preserve">. </w:t>
      </w:r>
      <w:r w:rsidRPr="00D31036">
        <w:rPr>
          <w:rFonts w:ascii="Times New Roman" w:eastAsia="Times New Roman" w:hAnsi="Times New Roman" w:cs="Times New Roman"/>
          <w:kern w:val="0"/>
          <w:lang w:val="en"/>
          <w14:ligatures w14:val="none"/>
        </w:rPr>
        <w:t>A dancer's affiliation with the Club is established automatically when the Company validates the dancer's intentional tap on the club's official dressing-room NFC tag. No Club representative approval or confirmation is required. An authorized Club user may remove that affiliation through the venue dashboard. Removal affects the club-linked roster, shift eligibility, and Working Now features for that Club; it does not approve or unpublish the dancer's account, profile, identity, age, media, or eligibility for publication and does not transfer the Club's legal verification, licensing, employment, or safety duties to the Company.</w:t>
      </w:r>
    </w:p>
    <w:p w14:paraId="68B8DC12" w14:textId="5A8C15F9" w:rsidR="00853D19" w:rsidRPr="00853D19" w:rsidRDefault="00D31036" w:rsidP="00D31036">
      <w:pPr>
        <w:rPr>
          <w:rFonts w:ascii="Times New Roman" w:eastAsia="Times New Roman" w:hAnsi="Times New Roman" w:cs="Times New Roman"/>
          <w:kern w:val="0"/>
          <w:lang w:val="en"/>
          <w14:ligatures w14:val="none"/>
        </w:rPr>
      </w:pPr>
      <w:r w:rsidRPr="00D31036">
        <w:rPr>
          <w:rFonts w:ascii="Times New Roman" w:eastAsia="Times New Roman" w:hAnsi="Times New Roman" w:cs="Times New Roman"/>
          <w:kern w:val="0"/>
          <w:lang w:val="en"/>
          <w14:ligatures w14:val="none"/>
        </w:rPr>
        <w:t xml:space="preserve">The Club must use the venue-dashboard removal control accurately and lawfully. It may remove an affiliation it believes is inaccurate or no longer current, but it may not use removal to retaliate unlawfully, misrepresent employment, obtain private dancer commission, or control unrelated </w:t>
      </w:r>
      <w:r w:rsidRPr="00D31036">
        <w:rPr>
          <w:rFonts w:ascii="Times New Roman" w:eastAsia="Times New Roman" w:hAnsi="Times New Roman" w:cs="Times New Roman"/>
          <w:kern w:val="0"/>
          <w:lang w:val="en"/>
          <w14:ligatures w14:val="none"/>
        </w:rPr>
        <w:lastRenderedPageBreak/>
        <w:t>dancer content. The Club should promptly report suspected tag copying, relocation, or misuse to The Company.</w:t>
      </w:r>
    </w:p>
    <w:p>
      <w:pPr>
        <w:spacing w:before="120" w:after="120"/>
        <w:rPr>
          <w:ins w:id="50001" w:author="Codex feature update" w:date="2026-10-08T23:40:22Z"/>
        </w:rPr>
      </w:pPr>
      <w:ins w:id="50002" w:author="Codex feature update" w:date="2026-10-08T23:40:22Z">
        <w:r>
          <w:rPr>
            <w:rFonts w:ascii="Times New Roman" w:eastAsia="Times New Roman" w:hAnsi="Times New Roman" w:cs="Times New Roman"/>
            <w:lang w:val="en"/>
          </w:rPr>
          <w:t xml:space="preserve">5A. Internal Roster and VIP Requests. The Company's Internal tools let authorized staff manage the Club's roster and table requests. Table links display eligible dancers who chose Internal or Both for the active shift. VIP invitations grant the named recipient access to that Club's private request area; eligible affiliated dancers may be requested for a future date and time even when off shift. The Club must respect dancer visibility choices, limit table links to intended adult patrons, protect staff accounts and invitation links, and promptly revoke compromised links or access. A table link can be used by anyone who obtains it; it is not proof of identity, age, or physical presence.</w:t>
        </w:r>
      </w:ins>
    </w:p>
    <w:p>
      <w:pPr>
        <w:spacing w:before="100" w:after="100"/>
        <w:rPr>
          <w:ins w:id="51011" w:author="Codex QR and VIP alignment" w:date="2026-10-09T00:45:35Z"/>
        </w:rPr>
      </w:pPr>
      <w:ins w:id="51012" w:author="Codex QR and VIP alignment" w:date="2026-10-09T00:45:35Z">
        <w:r>
          <w:rPr>
            <w:rFonts w:ascii="Times New Roman" w:eastAsia="Times New Roman" w:hAnsi="Times New Roman" w:cs="Times New Roman"/>
            <w:lang w:val="en"/>
          </w:rPr>
          <w:t xml:space="preserve">Table access and admission checks. Table QR links open the roster immediately without a guest account or acceptance checkbox. A View terms control provides the request notice and policy links; scanning the QR code or viewing the notice is not recorded as affirmative agreement. Anyone using the same table link can see and cancel its open requests. The Club must inform patrons that table requests are shared and remains responsible for legally required age, identity, and admission checks. VIP activation separately records acceptance of the linked VIP &amp; Table Access Terms, which does not replace the Club's admission checks or its own visit terms.</w:t>
        </w:r>
      </w:ins>
    </w:p>
    <w:p>
      <w:pPr>
        <w:spacing w:before="120" w:after="120"/>
        <w:rPr>
          <w:ins w:id="50003" w:author="Codex feature update" w:date="2026-10-08T23:40:22Z"/>
        </w:rPr>
      </w:pPr>
      <w:ins w:id="50004" w:author="Codex feature update" w:date="2026-10-08T23:40:22Z">
        <w:r>
          <w:rPr>
            <w:rFonts w:ascii="Times New Roman" w:eastAsia="Times New Roman" w:hAnsi="Times New Roman" w:cs="Times New Roman"/>
            <w:lang w:val="en"/>
          </w:rPr>
          <w:t xml:space="preserve">The Club must monitor its request inbox, coordinate each dancer's voluntary agreement and availability before confirming, accurately update request status, and communicate applicable admission, pricing, cancellation, and other visit terms to the guest. Staff acknowledgement of a table request means it was seen, not accepted by a dancer. The Company supplies communication tools and does not book, employ, or supply dancers or guarantee availability, attendance, notification delivery, or fulfillment. The Club must not rely solely on alerts or use these features for unlawful services or coercion.</w:t>
        </w:r>
      </w:ins>
    </w:p>
    <w:p w14:paraId="0943193E" w14:textId="64BBA7DB" w:rsidR="00D31036" w:rsidRPr="00853D19" w:rsidRDefault="00853D19"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ab/>
        <w:t xml:space="preserve">6. </w:t>
      </w:r>
      <w:r w:rsidR="00D31036" w:rsidRPr="00D31036">
        <w:rPr>
          <w:rFonts w:ascii="Times New Roman" w:eastAsia="Times New Roman" w:hAnsi="Times New Roman" w:cs="Times New Roman"/>
          <w:b/>
          <w:bCs/>
          <w:kern w:val="0"/>
          <w:lang w:val="en"/>
          <w14:ligatures w14:val="none"/>
        </w:rPr>
        <w:t>NFC Tags</w:t>
      </w:r>
      <w:r>
        <w:rPr>
          <w:rFonts w:ascii="Times New Roman" w:eastAsia="Times New Roman" w:hAnsi="Times New Roman" w:cs="Times New Roman"/>
          <w:b/>
          <w:bCs/>
          <w:kern w:val="0"/>
          <w:lang w:val="en"/>
          <w14:ligatures w14:val="none"/>
        </w:rPr>
        <w:t xml:space="preserve">. </w:t>
      </w:r>
      <w:r w:rsidR="00D31036" w:rsidRPr="00D31036">
        <w:rPr>
          <w:rFonts w:ascii="Times New Roman" w:eastAsia="Times New Roman" w:hAnsi="Times New Roman" w:cs="Times New Roman"/>
          <w:kern w:val="0"/>
          <w:lang w:val="en"/>
          <w14:ligatures w14:val="none"/>
        </w:rPr>
        <w:t>Dressing-room and cashier NFC tags remain Company-controlled property even when installed at the club. The Company has exclusive authority to program, encode, provision, activate, assign, reassign, disable, replace, and reprogram every official dressing-room and cashier NFC tag. A validated dancer tap on the official dressing-room tag establishes the dancer's affiliation automatically; it does not require a Club approval step. The Club may install and physically protect an assigned tag only as directed by the Company. The Club may not program, modify, duplicate, redirect, replace, independently activate, or create a lookalike version of any NFC tag or its destination; collect credentials; or bypass the Company's technical validation. The Club must install each tag only at the approved location, restrict staff access, prevent copying or relocation, inspect for tampering, and report loss or compromise immediately.</w:t>
      </w:r>
    </w:p>
    <w:p w14:paraId="6E2C2641" w14:textId="32D5A9E2" w:rsidR="00D31036" w:rsidRPr="00D31036" w:rsidRDefault="00D31036" w:rsidP="00D31036">
      <w:pPr>
        <w:rPr>
          <w:rFonts w:ascii="Times New Roman" w:eastAsia="Times New Roman" w:hAnsi="Times New Roman" w:cs="Times New Roman"/>
          <w:kern w:val="0"/>
          <w:lang w:val="en"/>
          <w14:ligatures w14:val="none"/>
        </w:rPr>
      </w:pPr>
      <w:r w:rsidRPr="00D31036">
        <w:rPr>
          <w:rFonts w:ascii="Times New Roman" w:eastAsia="Times New Roman" w:hAnsi="Times New Roman" w:cs="Times New Roman"/>
          <w:kern w:val="0"/>
          <w:lang w:val="en"/>
          <w14:ligatures w14:val="none"/>
        </w:rPr>
        <w:t>The Club authorizes collection of the Club</w:t>
      </w:r>
      <w:r w:rsidR="00853D19">
        <w:rPr>
          <w:rFonts w:ascii="Times New Roman" w:eastAsia="Times New Roman" w:hAnsi="Times New Roman" w:cs="Times New Roman"/>
          <w:kern w:val="0"/>
          <w:lang w:val="en"/>
          <w14:ligatures w14:val="none"/>
        </w:rPr>
        <w:t xml:space="preserve"> </w:t>
      </w:r>
      <w:r w:rsidRPr="00D31036">
        <w:rPr>
          <w:rFonts w:ascii="Times New Roman" w:eastAsia="Times New Roman" w:hAnsi="Times New Roman" w:cs="Times New Roman"/>
          <w:kern w:val="0"/>
          <w:lang w:val="en"/>
          <w14:ligatures w14:val="none"/>
        </w:rPr>
        <w:t>time of the event, browser or device information, IP address, the applicable NFC tag, and information reasonably necessary to operate affiliation, time-limited presence, redemption, and fraud prevention. The Company does not use geofences or continuous or background location tracking for those functions; the applicable intentional NFC tap is the verification event. The Company may disable or replace a tag for security, misuse, termination, or maintenance.</w:t>
      </w:r>
    </w:p>
    <w:p w14:paraId="4226C5D9" w14:textId="585006EC" w:rsidR="00D31036" w:rsidRPr="00853D19" w:rsidRDefault="00853D19" w:rsidP="00D31036">
      <w:pPr>
        <w:rPr>
          <w:rFonts w:ascii="Times New Roman" w:eastAsia="Times New Roman" w:hAnsi="Times New Roman" w:cs="Times New Roman"/>
          <w:b/>
          <w:bCs/>
          <w:kern w:val="0"/>
          <w:lang w:val="en"/>
          <w14:ligatures w14:val="none"/>
        </w:rPr>
      </w:pPr>
      <w:r>
        <w:rPr>
          <w:rFonts w:ascii="Times New Roman" w:eastAsia="Times New Roman" w:hAnsi="Times New Roman" w:cs="Times New Roman"/>
          <w:b/>
          <w:bCs/>
          <w:kern w:val="0"/>
          <w:lang w:val="en"/>
          <w14:ligatures w14:val="none"/>
        </w:rPr>
        <w:tab/>
        <w:t xml:space="preserve">7. </w:t>
      </w:r>
      <w:r w:rsidR="00D31036" w:rsidRPr="00D31036">
        <w:rPr>
          <w:rFonts w:ascii="Times New Roman" w:eastAsia="Times New Roman" w:hAnsi="Times New Roman" w:cs="Times New Roman"/>
          <w:b/>
          <w:bCs/>
          <w:kern w:val="0"/>
          <w:lang w:val="en"/>
          <w14:ligatures w14:val="none"/>
        </w:rPr>
        <w:t>Club Deals</w:t>
      </w:r>
      <w:r>
        <w:rPr>
          <w:rFonts w:ascii="Times New Roman" w:eastAsia="Times New Roman" w:hAnsi="Times New Roman" w:cs="Times New Roman"/>
          <w:b/>
          <w:bCs/>
          <w:kern w:val="0"/>
          <w:lang w:val="en"/>
          <w14:ligatures w14:val="none"/>
        </w:rPr>
        <w:t xml:space="preserve">. </w:t>
      </w:r>
      <w:r w:rsidR="00D31036" w:rsidRPr="00D31036">
        <w:rPr>
          <w:rFonts w:ascii="Times New Roman" w:eastAsia="Times New Roman" w:hAnsi="Times New Roman" w:cs="Times New Roman"/>
          <w:kern w:val="0"/>
          <w:lang w:val="en"/>
          <w14:ligatures w14:val="none"/>
        </w:rPr>
        <w:t>The Club may publish only approved admission or line-access offers. Each deal must be truthful, available on disclosed terms, and honored when valid, subject only to clearly disclosed capacity, age, dress code, hours, safety, and house rules. The Club may not publish alcohol, drink, bottle-service, sexual-service, cash, gambling, controlled-substance, or unlawful offers. Before publication, the Club and the Company must accept a Deal Order for that specific offer; approval of one offer or fee does not automatically govern another.</w:t>
      </w:r>
    </w:p>
    <w:p w14:paraId="6480FE94" w14:textId="77777777" w:rsidR="00D31036" w:rsidRPr="00D31036" w:rsidRDefault="00D31036" w:rsidP="00D31036">
      <w:pPr>
        <w:rPr>
          <w:rFonts w:ascii="Times New Roman" w:eastAsia="Times New Roman" w:hAnsi="Times New Roman" w:cs="Times New Roman"/>
          <w:kern w:val="0"/>
          <w:lang w:val="en"/>
          <w14:ligatures w14:val="none"/>
        </w:rPr>
      </w:pPr>
      <w:r w:rsidRPr="00D31036">
        <w:rPr>
          <w:rFonts w:ascii="Times New Roman" w:eastAsia="Times New Roman" w:hAnsi="Times New Roman" w:cs="Times New Roman"/>
          <w:kern w:val="0"/>
          <w:lang w:val="en"/>
          <w14:ligatures w14:val="none"/>
        </w:rPr>
        <w:t>The Club is the offeror and bears responsibility for consumer disclosures, fulfillment, staff training, and lawful refusal. The Company may review or remove a deal but does not become the offeror.</w:t>
      </w:r>
    </w:p>
    <w:p w14:paraId="473820B5" w14:textId="77777777" w:rsidR="00853D19" w:rsidRDefault="00853D19" w:rsidP="00853D19">
      <w:pPr>
        <w:rPr>
          <w:rFonts w:ascii="Times New Roman" w:eastAsia="Times New Roman" w:hAnsi="Times New Roman" w:cs="Times New Roman"/>
          <w:kern w:val="0"/>
          <w:lang w:val="en"/>
          <w14:ligatures w14:val="none"/>
        </w:rPr>
      </w:pPr>
      <w:r>
        <w:rPr>
          <w:rFonts w:ascii="Times New Roman" w:eastAsia="Times New Roman" w:hAnsi="Times New Roman" w:cs="Times New Roman"/>
          <w:b/>
          <w:bCs/>
          <w:kern w:val="0"/>
          <w:lang w:val="en"/>
          <w14:ligatures w14:val="none"/>
        </w:rPr>
        <w:tab/>
        <w:t xml:space="preserve">8. </w:t>
      </w:r>
      <w:r w:rsidRPr="00853D19">
        <w:rPr>
          <w:rFonts w:ascii="Times New Roman" w:eastAsia="Times New Roman" w:hAnsi="Times New Roman" w:cs="Times New Roman"/>
          <w:b/>
          <w:bCs/>
          <w:kern w:val="0"/>
          <w:lang w:val="en"/>
          <w14:ligatures w14:val="none"/>
        </w:rPr>
        <w:t>Errors, outages, and disputes</w:t>
      </w:r>
      <w:r>
        <w:rPr>
          <w:rFonts w:ascii="Times New Roman" w:eastAsia="Times New Roman" w:hAnsi="Times New Roman" w:cs="Times New Roman"/>
          <w:b/>
          <w:bCs/>
          <w:kern w:val="0"/>
          <w:lang w:val="en"/>
          <w14:ligatures w14:val="none"/>
        </w:rPr>
        <w:t xml:space="preserve">, </w:t>
      </w:r>
      <w:r w:rsidRPr="00853D19">
        <w:rPr>
          <w:rFonts w:ascii="Times New Roman" w:eastAsia="Times New Roman" w:hAnsi="Times New Roman" w:cs="Times New Roman"/>
          <w:kern w:val="0"/>
          <w:lang w:val="en"/>
          <w14:ligatures w14:val="none"/>
        </w:rPr>
        <w:t xml:space="preserve">If a technical outage </w:t>
      </w:r>
      <w:r>
        <w:rPr>
          <w:rFonts w:ascii="Times New Roman" w:eastAsia="Times New Roman" w:hAnsi="Times New Roman" w:cs="Times New Roman"/>
          <w:kern w:val="0"/>
          <w:lang w:val="en"/>
          <w14:ligatures w14:val="none"/>
        </w:rPr>
        <w:t>the C</w:t>
      </w:r>
      <w:r w:rsidRPr="00853D19">
        <w:rPr>
          <w:rFonts w:ascii="Times New Roman" w:eastAsia="Times New Roman" w:hAnsi="Times New Roman" w:cs="Times New Roman"/>
          <w:kern w:val="0"/>
          <w:lang w:val="en"/>
          <w14:ligatures w14:val="none"/>
        </w:rPr>
        <w:t xml:space="preserve">lub may contact </w:t>
      </w:r>
      <w:r>
        <w:rPr>
          <w:rFonts w:ascii="Times New Roman" w:eastAsia="Times New Roman" w:hAnsi="Times New Roman" w:cs="Times New Roman"/>
          <w:kern w:val="0"/>
          <w:lang w:val="en"/>
          <w14:ligatures w14:val="none"/>
        </w:rPr>
        <w:t xml:space="preserve">Company </w:t>
      </w:r>
      <w:r w:rsidRPr="00853D19">
        <w:rPr>
          <w:rFonts w:ascii="Times New Roman" w:eastAsia="Times New Roman" w:hAnsi="Times New Roman" w:cs="Times New Roman"/>
          <w:kern w:val="0"/>
          <w:lang w:val="en"/>
          <w14:ligatures w14:val="none"/>
        </w:rPr>
        <w:t xml:space="preserve">support </w:t>
      </w:r>
      <w:r>
        <w:rPr>
          <w:rFonts w:ascii="Times New Roman" w:eastAsia="Times New Roman" w:hAnsi="Times New Roman" w:cs="Times New Roman"/>
          <w:kern w:val="0"/>
          <w:lang w:val="en"/>
          <w14:ligatures w14:val="none"/>
        </w:rPr>
        <w:t xml:space="preserve">at </w:t>
      </w:r>
      <w:hyperlink r:id="rId5" w:history="1">
        <w:r w:rsidRPr="00912455">
          <w:rPr>
            <w:rStyle w:val="Hyperlink"/>
            <w:rFonts w:ascii="Times New Roman" w:eastAsia="Times New Roman" w:hAnsi="Times New Roman" w:cs="Times New Roman"/>
            <w:kern w:val="0"/>
            <w:lang w:val="en"/>
            <w14:ligatures w14:val="none"/>
          </w:rPr>
          <w:t>support@mydancr.com</w:t>
        </w:r>
      </w:hyperlink>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lang w:val="en"/>
          <w14:ligatures w14:val="none"/>
        </w:rPr>
        <w:t>with the deal, club, time, and reference</w:t>
      </w:r>
      <w:r>
        <w:rPr>
          <w:rFonts w:ascii="Times New Roman" w:eastAsia="Times New Roman" w:hAnsi="Times New Roman" w:cs="Times New Roman"/>
          <w:kern w:val="0"/>
          <w:lang w:val="en"/>
          <w14:ligatures w14:val="none"/>
        </w:rPr>
        <w:t xml:space="preserve"> so a support ticket can be generated</w:t>
      </w:r>
      <w:r w:rsidRPr="00853D19">
        <w:rPr>
          <w:rFonts w:ascii="Times New Roman" w:eastAsia="Times New Roman" w:hAnsi="Times New Roman" w:cs="Times New Roman"/>
          <w:kern w:val="0"/>
          <w:lang w:val="en"/>
          <w14:ligatures w14:val="none"/>
        </w:rPr>
        <w:t>. The Company may review available records, correct a technical error, or deny a claim lacking reliable evidence. Screenshots are not final proof.</w:t>
      </w:r>
    </w:p>
    <w:p w14:paraId="081E8CD0" w14:textId="77777777" w:rsidR="00B061E7" w:rsidRDefault="00B061E7" w:rsidP="00853D19">
      <w:pPr>
        <w:rPr>
          <w:rFonts w:ascii="Times New Roman" w:eastAsia="Times New Roman" w:hAnsi="Times New Roman" w:cs="Times New Roman"/>
          <w:kern w:val="0"/>
          <w:lang w:val="en"/>
          <w14:ligatures w14:val="none"/>
        </w:rPr>
      </w:pPr>
    </w:p>
    <w:p w14:paraId="60EE6398" w14:textId="77777777" w:rsidR="00B061E7" w:rsidRDefault="00B061E7" w:rsidP="00853D19">
      <w:pPr>
        <w:rPr>
          <w:rFonts w:ascii="Times New Roman" w:eastAsia="Times New Roman" w:hAnsi="Times New Roman" w:cs="Times New Roman"/>
          <w:kern w:val="0"/>
          <w:lang w:val="en"/>
          <w14:ligatures w14:val="none"/>
        </w:rPr>
      </w:pPr>
    </w:p>
    <w:p w14:paraId="44C89212" w14:textId="6964E9CA" w:rsidR="00853D19" w:rsidRPr="00853D19" w:rsidRDefault="00853D19" w:rsidP="00853D19">
      <w:pPr>
        <w:rPr>
          <w:rFonts w:ascii="Times New Roman" w:eastAsia="Times New Roman" w:hAnsi="Times New Roman" w:cs="Times New Roman"/>
          <w:kern w:val="0"/>
          <w:lang w:val="en"/>
          <w14:ligatures w14:val="none"/>
        </w:rPr>
      </w:pPr>
      <w:r w:rsidRPr="00B061E7">
        <w:rPr>
          <w:rFonts w:ascii="Times New Roman" w:eastAsia="Times New Roman" w:hAnsi="Times New Roman" w:cs="Times New Roman"/>
          <w:b/>
          <w:bCs/>
          <w:kern w:val="0"/>
          <w:lang w:val="en"/>
          <w14:ligatures w14:val="none"/>
        </w:rPr>
        <w:t>Non-Solicitation.</w:t>
      </w:r>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14:ligatures w14:val="none"/>
        </w:rPr>
        <w:t xml:space="preserve">In order to aid in the protection of the Company’s goodwill, confidential information, trade secrets, and other legitimate business interests, the </w:t>
      </w:r>
      <w:r>
        <w:rPr>
          <w:rFonts w:ascii="Times New Roman" w:eastAsia="Times New Roman" w:hAnsi="Times New Roman" w:cs="Times New Roman"/>
          <w:kern w:val="0"/>
          <w14:ligatures w14:val="none"/>
        </w:rPr>
        <w:t>Club</w:t>
      </w:r>
      <w:r w:rsidRPr="00853D19">
        <w:rPr>
          <w:rFonts w:ascii="Times New Roman" w:eastAsia="Times New Roman" w:hAnsi="Times New Roman" w:cs="Times New Roman"/>
          <w:kern w:val="0"/>
          <w14:ligatures w14:val="none"/>
        </w:rPr>
        <w:t xml:space="preserve"> hereby further agrees</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that</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during</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the</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term</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6"/>
          <w:kern w:val="0"/>
          <w14:ligatures w14:val="none"/>
        </w:rPr>
        <w:t xml:space="preserve"> </w:t>
      </w:r>
      <w:r>
        <w:rPr>
          <w:rFonts w:ascii="Times New Roman" w:eastAsia="Times New Roman" w:hAnsi="Times New Roman" w:cs="Times New Roman"/>
          <w:kern w:val="0"/>
          <w14:ligatures w14:val="none"/>
        </w:rPr>
        <w:t>this Agreement</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with</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the</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Company</w:t>
      </w:r>
      <w:r w:rsidRPr="00853D19">
        <w:rPr>
          <w:rFonts w:ascii="Times New Roman" w:eastAsia="Times New Roman" w:hAnsi="Times New Roman" w:cs="Times New Roman"/>
          <w:spacing w:val="-8"/>
          <w:kern w:val="0"/>
          <w14:ligatures w14:val="none"/>
        </w:rPr>
        <w:t xml:space="preserve"> </w:t>
      </w:r>
      <w:r w:rsidRPr="00853D19">
        <w:rPr>
          <w:rFonts w:ascii="Times New Roman" w:eastAsia="Times New Roman" w:hAnsi="Times New Roman" w:cs="Times New Roman"/>
          <w:kern w:val="0"/>
          <w14:ligatures w14:val="none"/>
        </w:rPr>
        <w:t>and</w:t>
      </w:r>
      <w:r w:rsidRPr="00853D19">
        <w:rPr>
          <w:rFonts w:ascii="Times New Roman" w:eastAsia="Times New Roman" w:hAnsi="Times New Roman" w:cs="Times New Roman"/>
          <w:spacing w:val="-4"/>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a</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period</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6"/>
          <w:kern w:val="0"/>
          <w14:ligatures w14:val="none"/>
        </w:rPr>
        <w:t xml:space="preserve"> </w:t>
      </w:r>
      <w:r w:rsidRPr="00853D19">
        <w:rPr>
          <w:rFonts w:ascii="Times New Roman" w:eastAsia="Times New Roman" w:hAnsi="Times New Roman" w:cs="Times New Roman"/>
          <w:kern w:val="0"/>
          <w14:ligatures w14:val="none"/>
        </w:rPr>
        <w:t>two</w:t>
      </w:r>
      <w:r>
        <w:rPr>
          <w:rFonts w:ascii="Times New Roman" w:eastAsia="Times New Roman" w:hAnsi="Times New Roman" w:cs="Times New Roman"/>
          <w:kern w:val="0"/>
          <w:lang w:val="en"/>
          <w14:ligatures w14:val="none"/>
        </w:rPr>
        <w:t xml:space="preserve"> </w:t>
      </w:r>
      <w:r w:rsidRPr="00853D19">
        <w:rPr>
          <w:rFonts w:ascii="Times New Roman" w:eastAsia="Times New Roman" w:hAnsi="Times New Roman" w:cs="Times New Roman"/>
          <w:kern w:val="0"/>
          <w14:ligatures w14:val="none"/>
        </w:rPr>
        <w:t xml:space="preserve">years following </w:t>
      </w:r>
      <w:r w:rsidRPr="00853D19">
        <w:rPr>
          <w:rFonts w:ascii="Times New Roman" w:eastAsia="Times New Roman" w:hAnsi="Times New Roman" w:cs="Times New Roman"/>
          <w:kern w:val="0"/>
          <w14:ligatures w14:val="none"/>
        </w:rPr>
        <w:lastRenderedPageBreak/>
        <w:t xml:space="preserve">the termination of </w:t>
      </w:r>
      <w:r>
        <w:rPr>
          <w:rFonts w:ascii="Times New Roman" w:eastAsia="Times New Roman" w:hAnsi="Times New Roman" w:cs="Times New Roman"/>
          <w:kern w:val="0"/>
          <w14:ligatures w14:val="none"/>
        </w:rPr>
        <w:t xml:space="preserve">this Agreement </w:t>
      </w:r>
      <w:r w:rsidRPr="00853D19">
        <w:rPr>
          <w:rFonts w:ascii="Times New Roman" w:eastAsia="Times New Roman" w:hAnsi="Times New Roman" w:cs="Times New Roman"/>
          <w:kern w:val="0"/>
          <w14:ligatures w14:val="none"/>
        </w:rPr>
        <w:t xml:space="preserve">with the Company (for any reason, either voluntary, involuntary, or mutual agreement) the </w:t>
      </w:r>
      <w:r w:rsidR="00B061E7">
        <w:rPr>
          <w:rFonts w:ascii="Times New Roman" w:eastAsia="Times New Roman" w:hAnsi="Times New Roman" w:cs="Times New Roman"/>
          <w:kern w:val="0"/>
          <w14:ligatures w14:val="none"/>
        </w:rPr>
        <w:t>Club</w:t>
      </w:r>
      <w:r w:rsidRPr="00853D19">
        <w:rPr>
          <w:rFonts w:ascii="Times New Roman" w:eastAsia="Times New Roman" w:hAnsi="Times New Roman" w:cs="Times New Roman"/>
          <w:kern w:val="0"/>
          <w14:ligatures w14:val="none"/>
        </w:rPr>
        <w:t xml:space="preserve"> shall not directly or indirectly,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15"/>
          <w:kern w:val="0"/>
          <w14:ligatures w14:val="none"/>
        </w:rPr>
        <w:t xml:space="preserve"> </w:t>
      </w:r>
      <w:r w:rsidR="00B061E7">
        <w:rPr>
          <w:rFonts w:ascii="Times New Roman" w:eastAsia="Times New Roman" w:hAnsi="Times New Roman" w:cs="Times New Roman"/>
          <w:kern w:val="0"/>
          <w14:ligatures w14:val="none"/>
        </w:rPr>
        <w:t>themself</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1"/>
          <w:kern w:val="0"/>
          <w14:ligatures w14:val="none"/>
        </w:rPr>
        <w:t xml:space="preserve"> </w:t>
      </w:r>
      <w:r w:rsidRPr="00853D19">
        <w:rPr>
          <w:rFonts w:ascii="Times New Roman" w:eastAsia="Times New Roman" w:hAnsi="Times New Roman" w:cs="Times New Roman"/>
          <w:kern w:val="0"/>
          <w14:ligatures w14:val="none"/>
        </w:rPr>
        <w:t>on</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behalf</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of</w:t>
      </w:r>
      <w:r w:rsidRPr="00853D19">
        <w:rPr>
          <w:rFonts w:ascii="Times New Roman" w:eastAsia="Times New Roman" w:hAnsi="Times New Roman" w:cs="Times New Roman"/>
          <w:spacing w:val="-12"/>
          <w:kern w:val="0"/>
          <w14:ligatures w14:val="none"/>
        </w:rPr>
        <w:t xml:space="preserve"> </w:t>
      </w:r>
      <w:r w:rsidRPr="00853D19">
        <w:rPr>
          <w:rFonts w:ascii="Times New Roman" w:eastAsia="Times New Roman" w:hAnsi="Times New Roman" w:cs="Times New Roman"/>
          <w:kern w:val="0"/>
          <w14:ligatures w14:val="none"/>
        </w:rPr>
        <w:t>any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other</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person</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entity,</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for</w:t>
      </w:r>
      <w:r w:rsidRPr="00853D19">
        <w:rPr>
          <w:rFonts w:ascii="Times New Roman" w:eastAsia="Times New Roman" w:hAnsi="Times New Roman" w:cs="Times New Roman"/>
          <w:spacing w:val="-15"/>
          <w:kern w:val="0"/>
          <w14:ligatures w14:val="none"/>
        </w:rPr>
        <w:t xml:space="preserve"> </w:t>
      </w:r>
      <w:r w:rsidRPr="00853D19">
        <w:rPr>
          <w:rFonts w:ascii="Times New Roman" w:eastAsia="Times New Roman" w:hAnsi="Times New Roman" w:cs="Times New Roman"/>
          <w:kern w:val="0"/>
          <w14:ligatures w14:val="none"/>
        </w:rPr>
        <w:t>compensation,</w:t>
      </w:r>
      <w:r w:rsidRPr="00853D19">
        <w:rPr>
          <w:rFonts w:ascii="Times New Roman" w:eastAsia="Times New Roman" w:hAnsi="Times New Roman" w:cs="Times New Roman"/>
          <w:spacing w:val="-14"/>
          <w:kern w:val="0"/>
          <w14:ligatures w14:val="none"/>
        </w:rPr>
        <w:t xml:space="preserve"> </w:t>
      </w:r>
      <w:r w:rsidRPr="00853D19">
        <w:rPr>
          <w:rFonts w:ascii="Times New Roman" w:eastAsia="Times New Roman" w:hAnsi="Times New Roman" w:cs="Times New Roman"/>
          <w:kern w:val="0"/>
          <w14:ligatures w14:val="none"/>
        </w:rPr>
        <w:t>or</w:t>
      </w:r>
      <w:r w:rsidRPr="00853D19">
        <w:rPr>
          <w:rFonts w:ascii="Times New Roman" w:eastAsia="Times New Roman" w:hAnsi="Times New Roman" w:cs="Times New Roman"/>
          <w:spacing w:val="-13"/>
          <w:kern w:val="0"/>
          <w14:ligatures w14:val="none"/>
        </w:rPr>
        <w:t xml:space="preserve"> </w:t>
      </w:r>
      <w:r w:rsidRPr="00853D19">
        <w:rPr>
          <w:rFonts w:ascii="Times New Roman" w:eastAsia="Times New Roman" w:hAnsi="Times New Roman" w:cs="Times New Roman"/>
          <w:spacing w:val="-2"/>
          <w:kern w:val="0"/>
          <w14:ligatures w14:val="none"/>
        </w:rPr>
        <w:t>gratuitously:</w:t>
      </w:r>
    </w:p>
    <w:p w14:paraId="5D98981A" w14:textId="77777777" w:rsidR="00853D19" w:rsidRPr="00853D19" w:rsidRDefault="00853D19" w:rsidP="00853D19">
      <w:pPr>
        <w:widowControl w:val="0"/>
        <w:autoSpaceDE w:val="0"/>
        <w:autoSpaceDN w:val="0"/>
        <w:spacing w:after="0" w:line="240" w:lineRule="auto"/>
        <w:rPr>
          <w:rFonts w:ascii="Times New Roman" w:eastAsia="Times New Roman" w:hAnsi="Times New Roman" w:cs="Times New Roman"/>
          <w:kern w:val="0"/>
          <w14:ligatures w14:val="none"/>
        </w:rPr>
      </w:pPr>
    </w:p>
    <w:p w14:paraId="420FF5F0" w14:textId="4A7F18E6" w:rsidR="00853D19" w:rsidRPr="00853D19" w:rsidRDefault="00853D19" w:rsidP="00853D19">
      <w:pPr>
        <w:widowControl w:val="0"/>
        <w:numPr>
          <w:ilvl w:val="2"/>
          <w:numId w:val="3"/>
        </w:numPr>
        <w:tabs>
          <w:tab w:val="left" w:pos="2160"/>
        </w:tabs>
        <w:autoSpaceDE w:val="0"/>
        <w:autoSpaceDN w:val="0"/>
        <w:spacing w:before="1" w:after="0" w:line="240" w:lineRule="auto"/>
        <w:ind w:right="365" w:hanging="720"/>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kern w:val="0"/>
          <w14:ligatures w14:val="none"/>
        </w:rPr>
        <w:t>hire, attempt to hire, or assist any other person or entity in hiring or attempting to hire any</w:t>
      </w:r>
      <w:r w:rsidRPr="00853D19">
        <w:rPr>
          <w:rFonts w:ascii="Times New Roman" w:eastAsia="Times New Roman" w:hAnsi="Times New Roman" w:cs="Times New Roman"/>
          <w:spacing w:val="-1"/>
          <w:kern w:val="0"/>
          <w14:ligatures w14:val="none"/>
        </w:rPr>
        <w:t xml:space="preserve"> </w:t>
      </w:r>
      <w:r w:rsidRPr="00853D19">
        <w:rPr>
          <w:rFonts w:ascii="Times New Roman" w:eastAsia="Times New Roman" w:hAnsi="Times New Roman" w:cs="Times New Roman"/>
          <w:kern w:val="0"/>
          <w14:ligatures w14:val="none"/>
        </w:rPr>
        <w:t>employee of the Company or</w:t>
      </w:r>
      <w:r w:rsidR="00B061E7">
        <w:rPr>
          <w:rFonts w:ascii="Times New Roman" w:eastAsia="Times New Roman" w:hAnsi="Times New Roman" w:cs="Times New Roman"/>
          <w:kern w:val="0"/>
          <w14:ligatures w14:val="none"/>
        </w:rPr>
        <w:t>;</w:t>
      </w:r>
    </w:p>
    <w:p w14:paraId="20617C06" w14:textId="2ECB9F16" w:rsidR="00B061E7" w:rsidRDefault="00853D19" w:rsidP="00B061E7">
      <w:pPr>
        <w:widowControl w:val="0"/>
        <w:numPr>
          <w:ilvl w:val="2"/>
          <w:numId w:val="3"/>
        </w:numPr>
        <w:tabs>
          <w:tab w:val="left" w:pos="2159"/>
        </w:tabs>
        <w:autoSpaceDE w:val="0"/>
        <w:autoSpaceDN w:val="0"/>
        <w:spacing w:before="276" w:after="0" w:line="240" w:lineRule="auto"/>
        <w:ind w:right="368" w:hanging="720"/>
        <w:rPr>
          <w:rFonts w:ascii="Times New Roman" w:eastAsia="Times New Roman" w:hAnsi="Times New Roman" w:cs="Times New Roman"/>
          <w:kern w:val="0"/>
          <w14:ligatures w14:val="none"/>
        </w:rPr>
      </w:pPr>
      <w:r w:rsidRPr="00853D19">
        <w:rPr>
          <w:rFonts w:ascii="Times New Roman" w:eastAsia="Times New Roman" w:hAnsi="Times New Roman" w:cs="Times New Roman"/>
          <w:kern w:val="0"/>
          <w14:ligatures w14:val="none"/>
        </w:rPr>
        <w:t>encourage or assist any</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person in encouraging any customer, client, or supplier of the Company</w:t>
      </w:r>
      <w:r w:rsidRPr="00853D19">
        <w:rPr>
          <w:rFonts w:ascii="Times New Roman" w:eastAsia="Times New Roman" w:hAnsi="Times New Roman" w:cs="Times New Roman"/>
          <w:spacing w:val="-4"/>
          <w:kern w:val="0"/>
          <w14:ligatures w14:val="none"/>
        </w:rPr>
        <w:t xml:space="preserve"> </w:t>
      </w:r>
      <w:r w:rsidRPr="00853D19">
        <w:rPr>
          <w:rFonts w:ascii="Times New Roman" w:eastAsia="Times New Roman" w:hAnsi="Times New Roman" w:cs="Times New Roman"/>
          <w:kern w:val="0"/>
          <w14:ligatures w14:val="none"/>
        </w:rPr>
        <w:t>to terminate or</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materially</w:t>
      </w:r>
      <w:r w:rsidRPr="00853D19">
        <w:rPr>
          <w:rFonts w:ascii="Times New Roman" w:eastAsia="Times New Roman" w:hAnsi="Times New Roman" w:cs="Times New Roman"/>
          <w:spacing w:val="-2"/>
          <w:kern w:val="0"/>
          <w14:ligatures w14:val="none"/>
        </w:rPr>
        <w:t xml:space="preserve"> </w:t>
      </w:r>
      <w:r w:rsidRPr="00853D19">
        <w:rPr>
          <w:rFonts w:ascii="Times New Roman" w:eastAsia="Times New Roman" w:hAnsi="Times New Roman" w:cs="Times New Roman"/>
          <w:kern w:val="0"/>
          <w14:ligatures w14:val="none"/>
        </w:rPr>
        <w:t>reduce its relationship with the Company</w:t>
      </w:r>
      <w:r w:rsidR="00B061E7">
        <w:rPr>
          <w:rFonts w:ascii="Times New Roman" w:eastAsia="Times New Roman" w:hAnsi="Times New Roman" w:cs="Times New Roman"/>
          <w:kern w:val="0"/>
          <w14:ligatures w14:val="none"/>
        </w:rPr>
        <w:t>.</w:t>
      </w:r>
    </w:p>
    <w:p w14:paraId="60A2EAA6" w14:textId="77777777" w:rsidR="00853D19" w:rsidRPr="00853D19" w:rsidRDefault="00853D19" w:rsidP="00546455">
      <w:pPr>
        <w:rPr>
          <w:rFonts w:ascii="Times New Roman" w:eastAsia="Times New Roman" w:hAnsi="Times New Roman" w:cs="Times New Roman"/>
          <w:b/>
          <w:bCs/>
          <w:kern w:val="0"/>
          <w14:ligatures w14:val="none"/>
        </w:rPr>
      </w:pPr>
    </w:p>
    <w:p w14:paraId="6CF490BF" w14:textId="3075C8E2" w:rsidR="00546455" w:rsidRDefault="009E3B32" w:rsidP="00546455">
      <w:pPr>
        <w:rPr>
          <w:rFonts w:ascii="Times New Roman" w:eastAsia="Times New Roman" w:hAnsi="Times New Roman" w:cs="Times New Roman"/>
          <w:kern w:val="0"/>
          <w:lang w:val="en"/>
          <w14:ligatures w14:val="none"/>
        </w:rPr>
      </w:pPr>
      <w:r w:rsidRPr="009E3B32">
        <w:rPr>
          <w:rFonts w:ascii="Times New Roman" w:eastAsia="Times New Roman" w:hAnsi="Times New Roman" w:cs="Times New Roman"/>
          <w:b/>
          <w:bCs/>
          <w:kern w:val="0"/>
          <w:lang w:val="en"/>
          <w14:ligatures w14:val="none"/>
        </w:rPr>
        <w:t>Limitation of Liability.</w:t>
      </w:r>
      <w:r>
        <w:rPr>
          <w:rFonts w:ascii="Times New Roman" w:eastAsia="Times New Roman" w:hAnsi="Times New Roman" w:cs="Times New Roman"/>
          <w:kern w:val="0"/>
          <w:lang w:val="en"/>
          <w14:ligatures w14:val="none"/>
        </w:rPr>
        <w:t xml:space="preserve"> </w:t>
      </w:r>
      <w:r w:rsidRPr="009E3B32">
        <w:rPr>
          <w:rFonts w:ascii="Times New Roman" w:eastAsia="Times New Roman" w:hAnsi="Times New Roman" w:cs="Times New Roman"/>
          <w:kern w:val="0"/>
          <w:lang w:val="en"/>
          <w14:ligatures w14:val="none"/>
        </w:rPr>
        <w:t xml:space="preserve">To the maximum extent permitted by law, neither party is liable for indirect, incidental, special, consequential, exemplary, or punitive damages, or lost profits, revenue, goodwill, data, or business opportunity. Except for accrued payment duties, confidentiality or security breach, indemnity obligations, infringement, fraud, willful misconduct, or gross negligence, each party's aggregate liability under this Agreement will not exceed the fees paid or payable to </w:t>
      </w:r>
      <w:r>
        <w:rPr>
          <w:rFonts w:ascii="Times New Roman" w:eastAsia="Times New Roman" w:hAnsi="Times New Roman" w:cs="Times New Roman"/>
          <w:kern w:val="0"/>
          <w:lang w:val="en"/>
          <w14:ligatures w14:val="none"/>
        </w:rPr>
        <w:t>t</w:t>
      </w:r>
      <w:r w:rsidRPr="009E3B32">
        <w:rPr>
          <w:rFonts w:ascii="Times New Roman" w:eastAsia="Times New Roman" w:hAnsi="Times New Roman" w:cs="Times New Roman"/>
          <w:kern w:val="0"/>
          <w:lang w:val="en"/>
          <w14:ligatures w14:val="none"/>
        </w:rPr>
        <w:t>he Company under the affected Deal Orders during the twelve months before the event giving rise to the claim. The final signed Agreement or Deal Order may state a different negotiated cap.</w:t>
      </w:r>
    </w:p>
    <w:p w14:paraId="0D5AC01A"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b/>
          <w:bCs/>
          <w:lang w:val="en"/>
        </w:rPr>
        <w:t>Club Indemnification.</w:t>
      </w:r>
      <w:r w:rsidRPr="00407E41">
        <w:rPr>
          <w:lang w:val="en"/>
        </w:rPr>
        <w:t xml:space="preserve"> </w:t>
      </w:r>
      <w:r w:rsidRPr="00EA4286">
        <w:rPr>
          <w:rFonts w:ascii="Times New Roman" w:hAnsi="Times New Roman" w:cs="Times New Roman"/>
          <w:lang w:val="en"/>
        </w:rPr>
        <w:t>The Club will defend, indemnify, and hold harmless The Company and its affiliates, officers, directors, employees, agents, and contractors from and against third-party claims, demands, investigations, proceedings, damages, judgments, settlements, penalties, fines, liabilities, losses, costs, and reasonable attorneys’ fees arising from or relating to:</w:t>
      </w:r>
    </w:p>
    <w:p w14:paraId="6D8864C2" w14:textId="77777777" w:rsidR="00EA4286" w:rsidRPr="00EA4286" w:rsidRDefault="00EA4286" w:rsidP="00EA4286">
      <w:pPr>
        <w:pStyle w:val="ListBullet"/>
        <w:numPr>
          <w:ilvl w:val="0"/>
          <w:numId w:val="5"/>
        </w:numPr>
        <w:rPr>
          <w:rFonts w:ascii="Times New Roman" w:hAnsi="Times New Roman" w:cs="Times New Roman"/>
          <w:sz w:val="24"/>
          <w:szCs w:val="24"/>
        </w:rPr>
      </w:pPr>
      <w:r w:rsidRPr="00EA4286">
        <w:rPr>
          <w:rFonts w:ascii="Times New Roman" w:hAnsi="Times New Roman" w:cs="Times New Roman"/>
          <w:sz w:val="24"/>
          <w:szCs w:val="24"/>
        </w:rPr>
        <w:t>the Club’s premises, operations, security, admission decisions, licenses, permits, regulatory compliance, offers, promotions, fulfillment, submitted content, taxes, or material breach of this Agreement;</w:t>
      </w:r>
    </w:p>
    <w:p w14:paraId="248E52FA"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the acts or omissions of the Club’s owners, officers, employees, contractors, dancers, entertainers, temporary or seasonal employees, staffing-agency personnel, security personnel, vendors, agents, or other persons engaged by or acting for the Club, collectively, “Club Personnel”;</w:t>
      </w:r>
    </w:p>
    <w:p w14:paraId="0311F4E6"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the hiring, engagement, compensation, classification, scheduling, supervision, discipline, safety, working conditions, termination, or other employment or contractor practices involving Club Personnel;</w:t>
      </w:r>
    </w:p>
    <w:p w14:paraId="62ECD83F"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any allegation by Club Personnel concerning wages, tips, benefits, taxes, worker classification, discrimination, harassment, retaliation, workplace safety, injury, workers’ compensation, or other employment-related rights;</w:t>
      </w:r>
    </w:p>
    <w:p w14:paraId="3330C7AD"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lastRenderedPageBreak/>
        <w:t>any content, representation, offer, instruction, communication, or information submitted or provided by the Club or Club Personnel; or</w:t>
      </w:r>
    </w:p>
    <w:p w14:paraId="7168F9B5" w14:textId="77777777" w:rsidR="00EA4286" w:rsidRPr="00EA4286" w:rsidRDefault="00EA4286" w:rsidP="00EA4286">
      <w:pPr>
        <w:numPr>
          <w:ilvl w:val="0"/>
          <w:numId w:val="1"/>
        </w:numPr>
        <w:rPr>
          <w:rFonts w:ascii="Times New Roman" w:hAnsi="Times New Roman" w:cs="Times New Roman"/>
          <w:lang w:val="en"/>
        </w:rPr>
      </w:pPr>
      <w:r w:rsidRPr="00EA4286">
        <w:rPr>
          <w:rFonts w:ascii="Times New Roman" w:hAnsi="Times New Roman" w:cs="Times New Roman"/>
          <w:lang w:val="en"/>
        </w:rPr>
        <w:t>personal injury, death, property damage, unlawful conduct, or violation of another person’s rights occurring at the Club or caused by the Club or Club Personnel.</w:t>
      </w:r>
    </w:p>
    <w:p w14:paraId="634087FE"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lang w:val="en"/>
        </w:rPr>
        <w:t>The Club’s obligations will not apply to the extent a claim is finally determined to have been directly caused by The Company’s fraud, willful misconduct, or gross negligence.</w:t>
      </w:r>
    </w:p>
    <w:p>
      <w:pPr>
        <w:spacing w:before="120" w:after="120"/>
        <w:rPr>
          <w:ins w:id="50009" w:author="Codex feature update" w:date="2026-10-08T23:40:22Z"/>
        </w:rPr>
      </w:pPr>
      <w:ins w:id="50010" w:author="Codex feature update" w:date="2026-10-08T23:40:22Z">
        <w:r>
          <w:rPr>
            <w:rFonts w:ascii="Times New Roman" w:hAnsi="Times New Roman" w:cs="Times New Roman"/>
            <w:lang w:val="en"/>
          </w:rPr>
          <w:t xml:space="preserve">Subject to the same exclusions, the Club's indemnity above also covers third-party claims arising from the Club's or Club Personnel's misuse of Internal or VIP access, unauthorized communications, or unlawful collection, disclosure, retention, or use of personal information.</w:t>
        </w:r>
      </w:ins>
    </w:p>
    <w:p w14:paraId="3DAE0333" w14:textId="77777777" w:rsidR="00EA4286" w:rsidRPr="00EA4286" w:rsidRDefault="00EA4286" w:rsidP="00EA4286">
      <w:pPr>
        <w:rPr>
          <w:rFonts w:ascii="Times New Roman" w:hAnsi="Times New Roman" w:cs="Times New Roman"/>
          <w:lang w:val="en"/>
        </w:rPr>
      </w:pPr>
      <w:r w:rsidRPr="00EA4286">
        <w:rPr>
          <w:rFonts w:ascii="Times New Roman" w:hAnsi="Times New Roman" w:cs="Times New Roman"/>
          <w:b/>
          <w:bCs/>
          <w:lang w:val="en"/>
        </w:rPr>
        <w:t>The Company Indemnification.</w:t>
      </w:r>
      <w:r w:rsidRPr="00EA4286">
        <w:rPr>
          <w:rFonts w:ascii="Times New Roman" w:hAnsi="Times New Roman" w:cs="Times New Roman"/>
          <w:lang w:val="en"/>
        </w:rPr>
        <w:t xml:space="preserve"> The Company will defend and indemnify the Club and its affiliates, officers, directors, employees, contractors, temporary employees, and agents—collectively, the “Club Indemnified Parties”—from third-party claims alleging that the authorized use of the unmodified The Company technology directly infringes a United States patent, copyright, trademark, or trade-secret right.</w:t>
      </w:r>
    </w:p>
    <w:p w14:paraId="32DAF617" w14:textId="65389B39" w:rsidR="00546455" w:rsidRPr="00EA4286" w:rsidRDefault="00EA4286" w:rsidP="00546455">
      <w:pPr>
        <w:rPr>
          <w:rFonts w:ascii="Times New Roman" w:hAnsi="Times New Roman" w:cs="Times New Roman"/>
          <w:lang w:val="en"/>
        </w:rPr>
      </w:pPr>
      <w:r w:rsidRPr="00EA4286">
        <w:rPr>
          <w:rFonts w:ascii="Times New Roman" w:hAnsi="Times New Roman" w:cs="Times New Roman"/>
          <w:lang w:val="en"/>
        </w:rPr>
        <w:t>The Company will have no obligation for claims arising from modifications not made or authorized by The Company; combinations with third-party products or services; unauthorized or unlawful use; continued use after The Company directs that use to stop; failure to install an available correction; or content, data, branding, instructions, or materials supplied by the Club, Club Personnel, or another third party.</w:t>
      </w:r>
    </w:p>
    <w:p w14:paraId="667622A9" w14:textId="77777777" w:rsidR="00766BB9" w:rsidRPr="00407E41" w:rsidRDefault="00766BB9" w:rsidP="00766BB9">
      <w:pPr>
        <w:rPr>
          <w:lang w:val="en"/>
        </w:rPr>
      </w:pPr>
      <w:r w:rsidRPr="00853D19">
        <w:rPr>
          <w:rFonts w:ascii="Times New Roman" w:eastAsia="Times New Roman" w:hAnsi="Times New Roman" w:cs="Times New Roman"/>
          <w:b/>
          <w:kern w:val="0"/>
          <w14:ligatures w14:val="none"/>
        </w:rPr>
        <w:t xml:space="preserve">Confidentiality and </w:t>
      </w:r>
      <w:r w:rsidR="00546455" w:rsidRPr="00853D19">
        <w:rPr>
          <w:rFonts w:ascii="Times New Roman" w:eastAsia="Times New Roman" w:hAnsi="Times New Roman" w:cs="Times New Roman"/>
          <w:b/>
          <w:kern w:val="0"/>
          <w14:ligatures w14:val="none"/>
        </w:rPr>
        <w:t>Nondisclosure</w:t>
      </w:r>
      <w:r w:rsidR="00546455" w:rsidRPr="00853D19">
        <w:rPr>
          <w:rFonts w:ascii="Times New Roman" w:eastAsia="Times New Roman" w:hAnsi="Times New Roman" w:cs="Times New Roman"/>
          <w:b/>
          <w:spacing w:val="-4"/>
          <w:kern w:val="0"/>
          <w14:ligatures w14:val="none"/>
        </w:rPr>
        <w:t xml:space="preserve"> </w:t>
      </w:r>
      <w:r w:rsidR="00546455" w:rsidRPr="00853D19">
        <w:rPr>
          <w:rFonts w:ascii="Times New Roman" w:eastAsia="Times New Roman" w:hAnsi="Times New Roman" w:cs="Times New Roman"/>
          <w:b/>
          <w:kern w:val="0"/>
          <w14:ligatures w14:val="none"/>
        </w:rPr>
        <w:t>Obligation</w:t>
      </w:r>
      <w:r w:rsidR="00546455" w:rsidRPr="00546455">
        <w:rPr>
          <w:rFonts w:ascii="Times New Roman" w:eastAsia="Times New Roman" w:hAnsi="Times New Roman" w:cs="Times New Roman"/>
          <w:kern w:val="0"/>
          <w14:ligatures w14:val="none"/>
        </w:rPr>
        <w:t>.</w:t>
      </w:r>
      <w:r w:rsidR="00546455" w:rsidRPr="00546455">
        <w:rPr>
          <w:rFonts w:ascii="Times New Roman" w:eastAsia="Times New Roman" w:hAnsi="Times New Roman" w:cs="Times New Roman"/>
          <w:spacing w:val="40"/>
          <w:kern w:val="0"/>
          <w14:ligatures w14:val="none"/>
        </w:rPr>
        <w:t xml:space="preserve"> </w:t>
      </w:r>
      <w:r w:rsidRPr="00766BB9">
        <w:rPr>
          <w:rFonts w:ascii="Times New Roman" w:hAnsi="Times New Roman" w:cs="Times New Roman"/>
          <w:lang w:val="en"/>
        </w:rPr>
        <w:t>The club may use The Company data only to operate authorized club features. It may not build customer lists from anonymous signals, export dancer or customer data, sell data, scrape, reidentify, or use commission or engagement information for discriminatory or retaliatory purposes. Confidential information includes nonpublic security information, NFC credentials, fee terms where designated, nonpublic user data, and incident information.</w:t>
      </w:r>
    </w:p>
    <w:p>
      <w:pPr>
        <w:spacing w:before="120" w:after="120"/>
        <w:rPr>
          <w:ins w:id="50005" w:author="Codex feature update" w:date="2026-10-08T23:40:22Z"/>
        </w:rPr>
      </w:pPr>
      <w:ins w:id="50006" w:author="Codex feature update" w:date="2026-10-08T23:40:22Z">
        <w:r>
          <w:rPr>
            <w:rFonts w:ascii="Times New Roman" w:eastAsia="Times New Roman" w:hAnsi="Times New Roman" w:cs="Times New Roman"/>
          </w:rPr>
          <w:t xml:space="preserve">Permitted customer-list access is limited to information a customer expressly chooses to share with this Club and information submitted for a specific visit or request. Following alone does not authorize disclosure of contact details. Follower sharing, guest-list registration, pickup requests, and VIP participation do not constitute marketing consent. The Club may use each category only for its disclosed purpose and must obtain separate permission for marketing, including any consent required by applicable email, telephone, and text-message laws; it must honor opt-outs.</w:t>
        </w:r>
      </w:ins>
    </w:p>
    <w:p>
      <w:pPr>
        <w:spacing w:before="120" w:after="120"/>
        <w:rPr>
          <w:ins w:id="50007" w:author="Codex feature update" w:date="2026-10-08T23:40:22Z"/>
        </w:rPr>
      </w:pPr>
      <w:ins w:id="50008" w:author="Codex feature update" w:date="2026-10-08T23:40:22Z">
        <w:r>
          <w:rPr>
            <w:rFonts w:ascii="Times New Roman" w:eastAsia="Times New Roman" w:hAnsi="Times New Roman" w:cs="Times New Roman"/>
          </w:rPr>
          <w:t xml:space="preserve">The Club must lawfully obtain invitation email addresses and permission to send VIP invitations, restrict customer information and VIP nicknames to authorized personnel, maintain reasonable safeguards, and promptly notify the Company of suspected unauthorized access or disclosure. It must not sell, export, republish, or reuse these records for unrelated purposes. The Club must honor notified sharing withdrawals and applicable access, correction, and deletion requests, deleting information no longer needed except for lawful retention. The Club is independently responsible for its use of received information; the Company remains responsible for its own legal duties. These requirements do not expand the existing data-export prohibition.</w:t>
        </w:r>
      </w:ins>
    </w:p>
    <w:p w14:paraId="288C1120" w14:textId="5D1C91A6" w:rsidR="00546455" w:rsidRDefault="00546455" w:rsidP="00800B17">
      <w:pPr>
        <w:rPr>
          <w:rFonts w:ascii="Times New Roman" w:eastAsia="Times New Roman" w:hAnsi="Times New Roman" w:cs="Times New Roman"/>
          <w:kern w:val="0"/>
          <w:lang w:val="en"/>
          <w14:ligatures w14:val="none"/>
        </w:rPr>
      </w:pP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will</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not</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any</w:t>
      </w:r>
      <w:r w:rsidRPr="00546455">
        <w:rPr>
          <w:rFonts w:ascii="Times New Roman" w:eastAsia="Times New Roman" w:hAnsi="Times New Roman" w:cs="Times New Roman"/>
          <w:spacing w:val="-11"/>
          <w:kern w:val="0"/>
          <w14:ligatures w14:val="none"/>
        </w:rPr>
        <w:t xml:space="preserve"> </w:t>
      </w:r>
      <w:r w:rsidRPr="00546455">
        <w:rPr>
          <w:rFonts w:ascii="Times New Roman" w:eastAsia="Times New Roman" w:hAnsi="Times New Roman" w:cs="Times New Roman"/>
          <w:kern w:val="0"/>
          <w14:ligatures w14:val="none"/>
        </w:rPr>
        <w:t>time,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in</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any</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 xml:space="preserve">manner, whether during or after the termination of </w:t>
      </w:r>
      <w:r>
        <w:rPr>
          <w:rFonts w:ascii="Times New Roman" w:eastAsia="Times New Roman" w:hAnsi="Times New Roman" w:cs="Times New Roman"/>
          <w:kern w:val="0"/>
          <w14:ligatures w14:val="none"/>
        </w:rPr>
        <w:t>this Agreement</w:t>
      </w:r>
      <w:r w:rsidRPr="00546455">
        <w:rPr>
          <w:rFonts w:ascii="Times New Roman" w:eastAsia="Times New Roman" w:hAnsi="Times New Roman" w:cs="Times New Roman"/>
          <w:kern w:val="0"/>
          <w14:ligatures w14:val="none"/>
        </w:rPr>
        <w:t>, for any reason whatsoever (other than with the Company’s permission to promote and advance the business of the Company), reveal to any person or entity (both commercial and non-commercial) any of the trade secrets, proprietary, technical and/or confidential business information concerning the Company or third parties entrusting their own confidential information with the Company including, but not limited to: its marketing</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plans, proposals and strategies, customer</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and supplier lists and accounts, employees; pricing and costing policies, sales; research and development activities,</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product</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designs,</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prototypes</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technical</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specifications;</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inventions</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(whether</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patentable or not), show-how and know-how; nonpublic financial information of the Company; or information received by the Company from others under an obligation of confidentiality, except as</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may</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be</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required</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in the</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ordinary</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course</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performing</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his duties</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hereunder,</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without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express written permission of the Company.</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 xml:space="preserve">This restriction shall </w:t>
      </w:r>
      <w:r w:rsidRPr="00546455">
        <w:rPr>
          <w:rFonts w:ascii="Times New Roman" w:eastAsia="Times New Roman" w:hAnsi="Times New Roman" w:cs="Times New Roman"/>
          <w:kern w:val="0"/>
          <w:u w:val="single"/>
          <w14:ligatures w14:val="none"/>
        </w:rPr>
        <w:t>not</w:t>
      </w:r>
      <w:r w:rsidRPr="00546455">
        <w:rPr>
          <w:rFonts w:ascii="Times New Roman" w:eastAsia="Times New Roman" w:hAnsi="Times New Roman" w:cs="Times New Roman"/>
          <w:kern w:val="0"/>
          <w14:ligatures w14:val="none"/>
        </w:rPr>
        <w:t xml:space="preserve"> apply to: (i) information that is disclosed generally</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or is in the public domain through no fault of the Employee; (ii) information approved for release by written authorization of the Company; (iii) information that may be required</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by</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law</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an</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order</w:t>
      </w:r>
      <w:r w:rsidRPr="00546455">
        <w:rPr>
          <w:rFonts w:ascii="Times New Roman" w:eastAsia="Times New Roman" w:hAnsi="Times New Roman" w:cs="Times New Roman"/>
          <w:spacing w:val="-11"/>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any</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court,</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agency</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lastRenderedPageBreak/>
        <w:t>proceeding</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be</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disclosed;</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(iv)</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 xml:space="preserve">information that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kern w:val="0"/>
          <w14:ligatures w14:val="none"/>
        </w:rPr>
        <w:t xml:space="preserve"> can show was independently developed without reference to the Company’s confidential information.</w:t>
      </w:r>
    </w:p>
    <w:p w14:paraId="63C653A9"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Waiver</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Any waiver by the Company of a breach of any provision of this Agreement shall not operate or be construed as a waiver of any subsequent breach hereof.</w:t>
      </w:r>
    </w:p>
    <w:p w14:paraId="5443D514"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0F66EB66"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Severability</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If one or more of the provisions contained in this Agreement shall for any reason be held to be excessively broad as to scope, activity or subject matter so as to be unenforceable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at</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law,</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such</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provision(s)</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be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construed</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reformed</w:t>
      </w:r>
      <w:r w:rsidRPr="00546455">
        <w:rPr>
          <w:rFonts w:ascii="Times New Roman" w:eastAsia="Times New Roman" w:hAnsi="Times New Roman" w:cs="Times New Roman"/>
          <w:spacing w:val="-13"/>
          <w:kern w:val="0"/>
          <w14:ligatures w14:val="none"/>
        </w:rPr>
        <w:t xml:space="preserve"> </w:t>
      </w:r>
      <w:r w:rsidRPr="00546455">
        <w:rPr>
          <w:rFonts w:ascii="Times New Roman" w:eastAsia="Times New Roman" w:hAnsi="Times New Roman" w:cs="Times New Roman"/>
          <w:kern w:val="0"/>
          <w14:ligatures w14:val="none"/>
        </w:rPr>
        <w:t>by</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5"/>
          <w:kern w:val="0"/>
          <w14:ligatures w14:val="none"/>
        </w:rPr>
        <w:t xml:space="preserve"> </w:t>
      </w:r>
      <w:r w:rsidRPr="00546455">
        <w:rPr>
          <w:rFonts w:ascii="Times New Roman" w:eastAsia="Times New Roman" w:hAnsi="Times New Roman" w:cs="Times New Roman"/>
          <w:kern w:val="0"/>
          <w14:ligatures w14:val="none"/>
        </w:rPr>
        <w:t>appropriate</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judicial body by limiting and reducing it (or them), so as to be enforceable to the maximum extent compatible with the applicable law as it shall then appear.</w:t>
      </w:r>
    </w:p>
    <w:p w14:paraId="066E2626"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1EE64C37" w14:textId="51AD8ACB"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Survival</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80"/>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obligations</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12"/>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under</w:t>
      </w:r>
      <w:r w:rsidRPr="00546455">
        <w:rPr>
          <w:rFonts w:ascii="Times New Roman" w:eastAsia="Times New Roman" w:hAnsi="Times New Roman" w:cs="Times New Roman"/>
          <w:spacing w:val="-11"/>
          <w:kern w:val="0"/>
          <w14:ligatures w14:val="none"/>
        </w:rPr>
        <w:t xml:space="preserve"> </w:t>
      </w:r>
      <w:r w:rsidRPr="00546455">
        <w:rPr>
          <w:rFonts w:ascii="Times New Roman" w:eastAsia="Times New Roman" w:hAnsi="Times New Roman" w:cs="Times New Roman"/>
          <w:kern w:val="0"/>
          <w14:ligatures w14:val="none"/>
        </w:rPr>
        <w:t>this</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Agreement</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survive</w:t>
      </w:r>
      <w:r w:rsidRPr="00546455">
        <w:rPr>
          <w:rFonts w:ascii="Times New Roman" w:eastAsia="Times New Roman" w:hAnsi="Times New Roman" w:cs="Times New Roman"/>
          <w:spacing w:val="-14"/>
          <w:kern w:val="0"/>
          <w14:ligatures w14:val="none"/>
        </w:rPr>
        <w:t xml:space="preserve"> </w:t>
      </w:r>
      <w:r w:rsidRPr="00546455">
        <w:rPr>
          <w:rFonts w:ascii="Times New Roman" w:eastAsia="Times New Roman" w:hAnsi="Times New Roman" w:cs="Times New Roman"/>
          <w:kern w:val="0"/>
          <w14:ligatures w14:val="none"/>
        </w:rPr>
        <w:t xml:space="preserve">the termination of the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kern w:val="0"/>
          <w14:ligatures w14:val="none"/>
        </w:rPr>
        <w:t xml:space="preserve">’s relationship with the Company regardless of the manner of such </w:t>
      </w:r>
      <w:r w:rsidRPr="00546455">
        <w:rPr>
          <w:rFonts w:ascii="Times New Roman" w:eastAsia="Times New Roman" w:hAnsi="Times New Roman" w:cs="Times New Roman"/>
          <w:spacing w:val="-2"/>
          <w:kern w:val="0"/>
          <w14:ligatures w14:val="none"/>
        </w:rPr>
        <w:t>termination.</w:t>
      </w:r>
    </w:p>
    <w:p w14:paraId="0E1F48A2"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726CA69D"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Assignment</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80"/>
          <w:kern w:val="0"/>
          <w14:ligatures w14:val="none"/>
        </w:rPr>
        <w:t xml:space="preserve"> </w:t>
      </w:r>
      <w:r w:rsidRPr="00546455">
        <w:rPr>
          <w:rFonts w:ascii="Times New Roman" w:eastAsia="Times New Roman" w:hAnsi="Times New Roman" w:cs="Times New Roman"/>
          <w:kern w:val="0"/>
          <w14:ligatures w14:val="none"/>
        </w:rPr>
        <w:t>The Company shall have the right to assign this Agreement to its successors and assigns and all covenants and agreements hereunder shall inure to the benefit of and</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be</w:t>
      </w:r>
      <w:r w:rsidRPr="00546455">
        <w:rPr>
          <w:rFonts w:ascii="Times New Roman" w:eastAsia="Times New Roman" w:hAnsi="Times New Roman" w:cs="Times New Roman"/>
          <w:spacing w:val="-8"/>
          <w:kern w:val="0"/>
          <w14:ligatures w14:val="none"/>
        </w:rPr>
        <w:t xml:space="preserve"> </w:t>
      </w:r>
      <w:r w:rsidRPr="00546455">
        <w:rPr>
          <w:rFonts w:ascii="Times New Roman" w:eastAsia="Times New Roman" w:hAnsi="Times New Roman" w:cs="Times New Roman"/>
          <w:kern w:val="0"/>
          <w14:ligatures w14:val="none"/>
        </w:rPr>
        <w:t>enforceable</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by</w:t>
      </w:r>
      <w:r w:rsidRPr="00546455">
        <w:rPr>
          <w:rFonts w:ascii="Times New Roman" w:eastAsia="Times New Roman" w:hAnsi="Times New Roman" w:cs="Times New Roman"/>
          <w:spacing w:val="-10"/>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successors</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Company.</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Employee</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may</w:t>
      </w:r>
      <w:r w:rsidRPr="00546455">
        <w:rPr>
          <w:rFonts w:ascii="Times New Roman" w:eastAsia="Times New Roman" w:hAnsi="Times New Roman" w:cs="Times New Roman"/>
          <w:spacing w:val="-8"/>
          <w:kern w:val="0"/>
          <w14:ligatures w14:val="none"/>
        </w:rPr>
        <w:t xml:space="preserve"> </w:t>
      </w:r>
      <w:r w:rsidRPr="00546455">
        <w:rPr>
          <w:rFonts w:ascii="Times New Roman" w:eastAsia="Times New Roman" w:hAnsi="Times New Roman" w:cs="Times New Roman"/>
          <w:kern w:val="0"/>
          <w14:ligatures w14:val="none"/>
        </w:rPr>
        <w:t>not</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assign</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this</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Agreement.</w:t>
      </w:r>
    </w:p>
    <w:p w14:paraId="4AD9DB90"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5ADBF76B"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Entire Agreement; Modifications</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This Agreement represents the entire agreement of the parties.</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Any modification of this Agreement must be in writing and signed by both parties.</w:t>
      </w:r>
    </w:p>
    <w:p w14:paraId="4295A88C" w14:textId="77777777" w:rsidR="00546455" w:rsidRDefault="00546455" w:rsidP="00546455">
      <w:pPr>
        <w:widowControl w:val="0"/>
        <w:tabs>
          <w:tab w:val="left" w:pos="2159"/>
        </w:tabs>
        <w:autoSpaceDE w:val="0"/>
        <w:autoSpaceDN w:val="0"/>
        <w:spacing w:after="0" w:line="240" w:lineRule="auto"/>
        <w:ind w:right="365"/>
        <w:jc w:val="both"/>
        <w:rPr>
          <w:rFonts w:ascii="Times New Roman" w:eastAsia="Times New Roman" w:hAnsi="Times New Roman" w:cs="Times New Roman"/>
          <w:kern w:val="0"/>
          <w14:ligatures w14:val="none"/>
        </w:rPr>
      </w:pPr>
    </w:p>
    <w:p w14:paraId="1F35D026" w14:textId="5769E026"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Governing Law; Jurisdiction; Reasonableness of Terms</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80"/>
          <w:kern w:val="0"/>
          <w14:ligatures w14:val="none"/>
        </w:rPr>
        <w:t xml:space="preserve"> </w:t>
      </w:r>
      <w:r w:rsidRPr="00546455">
        <w:rPr>
          <w:rFonts w:ascii="Times New Roman" w:eastAsia="Times New Roman" w:hAnsi="Times New Roman" w:cs="Times New Roman"/>
          <w:kern w:val="0"/>
          <w14:ligatures w14:val="none"/>
        </w:rPr>
        <w:t xml:space="preserve">This Agreement shall be governed by, and construed in accordance with, the laws of the </w:t>
      </w:r>
      <w:r w:rsidRPr="00CE7B12">
        <w:rPr>
          <w:rFonts w:ascii="Times New Roman" w:eastAsia="Times New Roman" w:hAnsi="Times New Roman" w:cs="Times New Roman"/>
          <w:kern w:val="0"/>
          <w14:ligatures w14:val="none"/>
        </w:rPr>
        <w:t xml:space="preserve">State of </w:t>
      </w:r>
      <w:r w:rsidR="00CE7B12" w:rsidRPr="00CE7B12">
        <w:rPr>
          <w:rFonts w:ascii="Times New Roman" w:eastAsia="Times New Roman" w:hAnsi="Times New Roman" w:cs="Times New Roman"/>
          <w:kern w:val="0"/>
          <w14:ligatures w14:val="none"/>
        </w:rPr>
        <w:t>A</w:t>
      </w:r>
      <w:r w:rsidR="00CE7B12">
        <w:rPr>
          <w:rFonts w:ascii="Times New Roman" w:eastAsia="Times New Roman" w:hAnsi="Times New Roman" w:cs="Times New Roman"/>
          <w:kern w:val="0"/>
          <w14:ligatures w14:val="none"/>
        </w:rPr>
        <w:t>rizona</w:t>
      </w:r>
      <w:r w:rsidRPr="00546455">
        <w:rPr>
          <w:rFonts w:ascii="Times New Roman" w:eastAsia="Times New Roman" w:hAnsi="Times New Roman" w:cs="Times New Roman"/>
          <w:kern w:val="0"/>
          <w14:ligatures w14:val="none"/>
        </w:rPr>
        <w:t xml:space="preserve"> without regards to its conflict of laws provisions.</w:t>
      </w:r>
      <w:r w:rsidRPr="00546455">
        <w:rPr>
          <w:rFonts w:ascii="Times New Roman" w:eastAsia="Times New Roman" w:hAnsi="Times New Roman" w:cs="Times New Roman"/>
          <w:spacing w:val="40"/>
          <w:kern w:val="0"/>
          <w14:ligatures w14:val="none"/>
        </w:rPr>
        <w:t xml:space="preserve"> </w:t>
      </w:r>
      <w:r>
        <w:rPr>
          <w:rFonts w:ascii="Times New Roman" w:eastAsia="Times New Roman" w:hAnsi="Times New Roman" w:cs="Times New Roman"/>
          <w:kern w:val="0"/>
          <w14:ligatures w14:val="none"/>
        </w:rPr>
        <w:t>T</w:t>
      </w:r>
      <w:r w:rsidRPr="00546455">
        <w:rPr>
          <w:rFonts w:ascii="Times New Roman" w:eastAsia="Times New Roman" w:hAnsi="Times New Roman" w:cs="Times New Roman"/>
          <w:kern w:val="0"/>
          <w14:ligatures w14:val="none"/>
        </w:rPr>
        <w:t>he parties agree to the exclusive jurisdiction of the courts in Los Angeles, California.</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 xml:space="preserve">The </w:t>
      </w:r>
      <w:r>
        <w:rPr>
          <w:rFonts w:ascii="Times New Roman" w:eastAsia="Times New Roman" w:hAnsi="Times New Roman" w:cs="Times New Roman"/>
          <w:kern w:val="0"/>
          <w14:ligatures w14:val="none"/>
        </w:rPr>
        <w:t>Club</w:t>
      </w:r>
      <w:r w:rsidRPr="00546455">
        <w:rPr>
          <w:rFonts w:ascii="Times New Roman" w:eastAsia="Times New Roman" w:hAnsi="Times New Roman" w:cs="Times New Roman"/>
          <w:kern w:val="0"/>
          <w14:ligatures w14:val="none"/>
        </w:rPr>
        <w:t xml:space="preserve"> recognizes and agrees that the enforcement of this Agreement is necessary to ensure the preservation, protection and continuity of the confidential business information, trade secrets and goodwill of the Company.</w:t>
      </w:r>
      <w:r w:rsidRPr="00546455">
        <w:rPr>
          <w:rFonts w:ascii="Times New Roman" w:eastAsia="Times New Roman" w:hAnsi="Times New Roman" w:cs="Times New Roman"/>
          <w:spacing w:val="40"/>
          <w:kern w:val="0"/>
          <w14:ligatures w14:val="none"/>
        </w:rPr>
        <w:t xml:space="preserve"> </w:t>
      </w:r>
    </w:p>
    <w:p w14:paraId="1A40BE0D"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55043E01"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kern w:val="0"/>
          <w14:ligatures w14:val="none"/>
        </w:rPr>
        <w:t>Construction</w:t>
      </w:r>
      <w:r w:rsidRPr="00546455">
        <w:rPr>
          <w:rFonts w:ascii="Times New Roman" w:eastAsia="Times New Roman" w:hAnsi="Times New Roman" w:cs="Times New Roman"/>
          <w:b/>
          <w:kern w:val="0"/>
          <w14:ligatures w14:val="none"/>
        </w:rPr>
        <w:t>.</w:t>
      </w:r>
      <w:r w:rsidRPr="00546455">
        <w:rPr>
          <w:rFonts w:ascii="Times New Roman" w:eastAsia="Times New Roman" w:hAnsi="Times New Roman" w:cs="Times New Roman"/>
          <w:b/>
          <w:spacing w:val="40"/>
          <w:kern w:val="0"/>
          <w14:ligatures w14:val="none"/>
        </w:rPr>
        <w:t xml:space="preserve"> </w:t>
      </w:r>
      <w:r w:rsidRPr="00546455">
        <w:rPr>
          <w:rFonts w:ascii="Times New Roman" w:eastAsia="Times New Roman" w:hAnsi="Times New Roman" w:cs="Times New Roman"/>
          <w:kern w:val="0"/>
          <w14:ligatures w14:val="none"/>
        </w:rPr>
        <w:t>The section headings contained in this Agreement are for reference purposes only and shall not affect in any way the meaning or interpretation of this Agreement.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As used in this Agreement, the term “including”</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is illustrative</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and not limitative. As</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used</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herein</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masculine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form</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shall</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refer</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feminine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where</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necessary,</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vice-versa.</w:t>
      </w:r>
    </w:p>
    <w:p w14:paraId="00782F9C" w14:textId="77777777" w:rsidR="00546455" w:rsidRDefault="00546455" w:rsidP="00546455">
      <w:pPr>
        <w:widowControl w:val="0"/>
        <w:tabs>
          <w:tab w:val="left" w:pos="2158"/>
        </w:tabs>
        <w:autoSpaceDE w:val="0"/>
        <w:autoSpaceDN w:val="0"/>
        <w:spacing w:after="0" w:line="240" w:lineRule="auto"/>
        <w:ind w:right="365"/>
        <w:jc w:val="both"/>
        <w:rPr>
          <w:rFonts w:ascii="Times New Roman" w:eastAsia="Times New Roman" w:hAnsi="Times New Roman" w:cs="Times New Roman"/>
          <w:kern w:val="0"/>
          <w14:ligatures w14:val="none"/>
        </w:rPr>
      </w:pPr>
    </w:p>
    <w:p w14:paraId="2EF4005D" w14:textId="1355D021" w:rsidR="00546455" w:rsidRPr="00546455" w:rsidRDefault="00546455" w:rsidP="00546455">
      <w:pPr>
        <w:widowControl w:val="0"/>
        <w:tabs>
          <w:tab w:val="left" w:pos="2160"/>
        </w:tabs>
        <w:autoSpaceDE w:val="0"/>
        <w:autoSpaceDN w:val="0"/>
        <w:spacing w:after="0" w:line="240" w:lineRule="auto"/>
        <w:ind w:right="365"/>
        <w:jc w:val="both"/>
        <w:rPr>
          <w:rFonts w:ascii="Times New Roman" w:eastAsia="Times New Roman" w:hAnsi="Times New Roman" w:cs="Times New Roman"/>
          <w:kern w:val="0"/>
          <w14:ligatures w14:val="none"/>
        </w:rPr>
      </w:pPr>
      <w:r w:rsidRPr="00853D19">
        <w:rPr>
          <w:rFonts w:ascii="Times New Roman" w:eastAsia="Times New Roman" w:hAnsi="Times New Roman" w:cs="Times New Roman"/>
          <w:b/>
          <w:bCs/>
          <w:spacing w:val="-2"/>
          <w:kern w:val="0"/>
          <w14:ligatures w14:val="none"/>
        </w:rPr>
        <w:t>Arbitration</w:t>
      </w:r>
      <w:r w:rsidRPr="00546455">
        <w:rPr>
          <w:rFonts w:ascii="Times New Roman" w:eastAsia="Times New Roman" w:hAnsi="Times New Roman" w:cs="Times New Roman"/>
          <w:b/>
          <w:bCs/>
          <w:spacing w:val="-2"/>
          <w:kern w:val="0"/>
          <w:u w:color="000000"/>
          <w14:ligatures w14:val="none"/>
        </w:rPr>
        <w:t>.</w:t>
      </w:r>
      <w:r>
        <w:rPr>
          <w:rFonts w:ascii="Times New Roman" w:eastAsia="Times New Roman" w:hAnsi="Times New Roman" w:cs="Times New Roman"/>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maximum</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extent</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permitted</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by</w:t>
      </w:r>
      <w:r w:rsidRPr="00546455">
        <w:rPr>
          <w:rFonts w:ascii="Times New Roman" w:eastAsia="Times New Roman" w:hAnsi="Times New Roman" w:cs="Times New Roman"/>
          <w:spacing w:val="-8"/>
          <w:kern w:val="0"/>
          <w14:ligatures w14:val="none"/>
        </w:rPr>
        <w:t xml:space="preserve"> </w:t>
      </w:r>
      <w:r w:rsidRPr="00546455">
        <w:rPr>
          <w:rFonts w:ascii="Times New Roman" w:eastAsia="Times New Roman" w:hAnsi="Times New Roman" w:cs="Times New Roman"/>
          <w:kern w:val="0"/>
          <w14:ligatures w14:val="none"/>
        </w:rPr>
        <w:t>law,</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this</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Agreement</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as</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well</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as</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any</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claim, cause of action, or dispute that may</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arise between the Parties, are governed by the laws of the State</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California</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without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regard</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conflict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law</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provisions.</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For</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any</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claims,</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subject to Section</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19(b),</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Parties</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agree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submit</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and</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consent</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exclusive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personal</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jurisdiction</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in,</w:t>
      </w:r>
      <w:r>
        <w:rPr>
          <w:rFonts w:ascii="Times New Roman" w:eastAsia="Times New Roman" w:hAnsi="Times New Roman" w:cs="Times New Roman"/>
          <w:kern w:val="0"/>
          <w14:ligatures w14:val="none"/>
        </w:rPr>
        <w:t xml:space="preserve"> </w:t>
      </w:r>
      <w:r w:rsidRPr="00546455">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w:t>
      </w:r>
      <w:r w:rsidRPr="00546455">
        <w:rPr>
          <w:rFonts w:ascii="Times New Roman" w:eastAsia="Times New Roman" w:hAnsi="Times New Roman" w:cs="Times New Roman"/>
          <w:kern w:val="0"/>
          <w14:ligatures w14:val="none"/>
        </w:rPr>
        <w:t>nd</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exclusive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venue</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state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courts</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in</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Los</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Angeles,</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California.</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Parties</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hereby</w:t>
      </w:r>
      <w:r w:rsidRPr="00546455">
        <w:rPr>
          <w:rFonts w:ascii="Times New Roman" w:eastAsia="Times New Roman" w:hAnsi="Times New Roman" w:cs="Times New Roman"/>
          <w:spacing w:val="-6"/>
          <w:kern w:val="0"/>
          <w14:ligatures w14:val="none"/>
        </w:rPr>
        <w:t xml:space="preserve"> </w:t>
      </w:r>
      <w:r w:rsidRPr="00546455">
        <w:rPr>
          <w:rFonts w:ascii="Times New Roman" w:eastAsia="Times New Roman" w:hAnsi="Times New Roman" w:cs="Times New Roman"/>
          <w:kern w:val="0"/>
          <w14:ligatures w14:val="none"/>
        </w:rPr>
        <w:t>waive any right to seek another venue because of improper or inconvenient forum.</w:t>
      </w:r>
    </w:p>
    <w:p w14:paraId="61BEB2EB" w14:textId="77777777" w:rsidR="00546455" w:rsidRPr="00546455" w:rsidRDefault="00546455" w:rsidP="00546455">
      <w:pPr>
        <w:widowControl w:val="0"/>
        <w:autoSpaceDE w:val="0"/>
        <w:autoSpaceDN w:val="0"/>
        <w:spacing w:after="0" w:line="240" w:lineRule="auto"/>
        <w:rPr>
          <w:rFonts w:ascii="Times New Roman" w:eastAsia="Times New Roman" w:hAnsi="Times New Roman" w:cs="Times New Roman"/>
          <w:kern w:val="0"/>
          <w14:ligatures w14:val="none"/>
        </w:rPr>
      </w:pPr>
    </w:p>
    <w:p w14:paraId="7D372C61" w14:textId="3DB2EF0E" w:rsidR="00546455" w:rsidRDefault="00546455" w:rsidP="00800B17">
      <w:pPr>
        <w:widowControl w:val="0"/>
        <w:numPr>
          <w:ilvl w:val="1"/>
          <w:numId w:val="3"/>
        </w:numPr>
        <w:tabs>
          <w:tab w:val="left" w:pos="2159"/>
        </w:tabs>
        <w:autoSpaceDE w:val="0"/>
        <w:autoSpaceDN w:val="0"/>
        <w:spacing w:after="0" w:line="240" w:lineRule="auto"/>
        <w:ind w:right="375" w:firstLine="721"/>
        <w:rPr>
          <w:rFonts w:ascii="Times New Roman" w:eastAsia="Times New Roman" w:hAnsi="Times New Roman" w:cs="Times New Roman"/>
          <w:kern w:val="0"/>
          <w14:ligatures w14:val="none"/>
        </w:rPr>
      </w:pPr>
      <w:r w:rsidRPr="00546455">
        <w:rPr>
          <w:rFonts w:ascii="Times New Roman" w:eastAsia="Times New Roman" w:hAnsi="Times New Roman" w:cs="Times New Roman"/>
          <w:kern w:val="0"/>
          <w14:ligatures w14:val="none"/>
        </w:rPr>
        <w:t>Notwithstanding the foregoing, any controversies, disputes, actions, causes of action or other claims</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between</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Parties</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arising</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out</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relating</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to this</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Agreement,</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or the</w:t>
      </w:r>
      <w:r w:rsidRPr="00546455">
        <w:rPr>
          <w:rFonts w:ascii="Times New Roman" w:eastAsia="Times New Roman" w:hAnsi="Times New Roman" w:cs="Times New Roman"/>
          <w:spacing w:val="-4"/>
          <w:kern w:val="0"/>
          <w14:ligatures w14:val="none"/>
        </w:rPr>
        <w:t xml:space="preserve"> </w:t>
      </w:r>
      <w:r w:rsidRPr="00546455">
        <w:rPr>
          <w:rFonts w:ascii="Times New Roman" w:eastAsia="Times New Roman" w:hAnsi="Times New Roman" w:cs="Times New Roman"/>
          <w:kern w:val="0"/>
          <w14:ligatures w14:val="none"/>
        </w:rPr>
        <w:t>breach,</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termination or validity hereof (a “Controversy”), shall be settled by arbitration administered by JAMS pursuant to its Comprehensive Arbitration Rules &amp; Procedures (modified only as herein expressly provided), and judgment on any award rendered by the arbitrator may be entered in</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 xml:space="preserve">any court having </w:t>
      </w:r>
      <w:r w:rsidRPr="00546455">
        <w:rPr>
          <w:rFonts w:ascii="Times New Roman" w:eastAsia="Times New Roman" w:hAnsi="Times New Roman" w:cs="Times New Roman"/>
          <w:kern w:val="0"/>
          <w14:ligatures w14:val="none"/>
        </w:rPr>
        <w:lastRenderedPageBreak/>
        <w:t>jurisdiction thereof.</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The arbitration shall be carried out in person</w:t>
      </w:r>
      <w:r w:rsidR="00CE7B12">
        <w:rPr>
          <w:rFonts w:ascii="Times New Roman" w:eastAsia="Times New Roman" w:hAnsi="Times New Roman" w:cs="Times New Roman"/>
          <w:kern w:val="0"/>
          <w14:ligatures w14:val="none"/>
        </w:rPr>
        <w:t xml:space="preserve"> or via video conference</w:t>
      </w:r>
      <w:r w:rsidRPr="00546455">
        <w:rPr>
          <w:rFonts w:ascii="Times New Roman" w:eastAsia="Times New Roman" w:hAnsi="Times New Roman" w:cs="Times New Roman"/>
          <w:kern w:val="0"/>
          <w14:ligatures w14:val="none"/>
        </w:rPr>
        <w:t xml:space="preserve"> in </w:t>
      </w:r>
      <w:r w:rsidR="00CE7B12">
        <w:rPr>
          <w:rFonts w:ascii="Times New Roman" w:eastAsia="Times New Roman" w:hAnsi="Times New Roman" w:cs="Times New Roman"/>
          <w:kern w:val="0"/>
          <w14:ligatures w14:val="none"/>
        </w:rPr>
        <w:t>Arizona</w:t>
      </w:r>
      <w:r w:rsidRPr="00546455">
        <w:rPr>
          <w:rFonts w:ascii="Times New Roman" w:eastAsia="Times New Roman" w:hAnsi="Times New Roman" w:cs="Times New Roman"/>
          <w:kern w:val="0"/>
          <w14:ligatures w14:val="none"/>
        </w:rPr>
        <w:t xml:space="preserve"> before one arbitrator.</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The arbitrator may issue a default against any party that fails to participate in the arbitration.</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 xml:space="preserve">The arbitration will be held in accordance with and subject to the procedural and substantive laws of the </w:t>
      </w:r>
      <w:r w:rsidRPr="00CE7B12">
        <w:rPr>
          <w:rFonts w:ascii="Times New Roman" w:eastAsia="Times New Roman" w:hAnsi="Times New Roman" w:cs="Times New Roman"/>
          <w:kern w:val="0"/>
          <w14:ligatures w14:val="none"/>
        </w:rPr>
        <w:t xml:space="preserve">State of </w:t>
      </w:r>
      <w:r w:rsidR="00CE7B12">
        <w:rPr>
          <w:rFonts w:ascii="Times New Roman" w:eastAsia="Times New Roman" w:hAnsi="Times New Roman" w:cs="Times New Roman"/>
          <w:kern w:val="0"/>
          <w14:ligatures w14:val="none"/>
        </w:rPr>
        <w:t>Arizona</w:t>
      </w:r>
      <w:r w:rsidRPr="00546455">
        <w:rPr>
          <w:rFonts w:ascii="Times New Roman" w:eastAsia="Times New Roman" w:hAnsi="Times New Roman" w:cs="Times New Roman"/>
          <w:kern w:val="0"/>
          <w14:ligatures w14:val="none"/>
        </w:rPr>
        <w: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The decision of the arbitrator on the points in dispute with respect to such Controversy will be final, non-appealable and binding and judgment on the award may be entered in any court having jurisdiction thereof.</w:t>
      </w:r>
      <w:r w:rsidRPr="00546455">
        <w:rPr>
          <w:rFonts w:ascii="Times New Roman" w:eastAsia="Times New Roman" w:hAnsi="Times New Roman" w:cs="Times New Roman"/>
          <w:spacing w:val="76"/>
          <w:kern w:val="0"/>
          <w14:ligatures w14:val="none"/>
        </w:rPr>
        <w:t xml:space="preserve"> </w:t>
      </w:r>
      <w:r w:rsidRPr="00546455">
        <w:rPr>
          <w:rFonts w:ascii="Times New Roman" w:eastAsia="Times New Roman" w:hAnsi="Times New Roman" w:cs="Times New Roman"/>
          <w:kern w:val="0"/>
          <w14:ligatures w14:val="none"/>
        </w:rPr>
        <w:t>The parties agree that this clause has been included to rapidly and inexpensively resolve any Controversy, and that this clause shall be grounds for dismissal of any court action commenced by any party arising</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out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of</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relating</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to</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this</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Agreement</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5"/>
          <w:kern w:val="0"/>
          <w14:ligatures w14:val="none"/>
        </w:rPr>
        <w:t xml:space="preserve"> </w:t>
      </w:r>
      <w:r w:rsidRPr="00546455">
        <w:rPr>
          <w:rFonts w:ascii="Times New Roman" w:eastAsia="Times New Roman" w:hAnsi="Times New Roman" w:cs="Times New Roman"/>
          <w:kern w:val="0"/>
          <w14:ligatures w14:val="none"/>
        </w:rPr>
        <w:t>the</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breach,</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termination</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or</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validity</w:t>
      </w:r>
      <w:r w:rsidRPr="00546455">
        <w:rPr>
          <w:rFonts w:ascii="Times New Roman" w:eastAsia="Times New Roman" w:hAnsi="Times New Roman" w:cs="Times New Roman"/>
          <w:spacing w:val="-7"/>
          <w:kern w:val="0"/>
          <w14:ligatures w14:val="none"/>
        </w:rPr>
        <w:t xml:space="preserve"> </w:t>
      </w:r>
      <w:r w:rsidRPr="00546455">
        <w:rPr>
          <w:rFonts w:ascii="Times New Roman" w:eastAsia="Times New Roman" w:hAnsi="Times New Roman" w:cs="Times New Roman"/>
          <w:kern w:val="0"/>
          <w14:ligatures w14:val="none"/>
        </w:rPr>
        <w:t>hereof;</w:t>
      </w:r>
      <w:r w:rsidRPr="00546455">
        <w:rPr>
          <w:rFonts w:ascii="Times New Roman" w:eastAsia="Times New Roman" w:hAnsi="Times New Roman" w:cs="Times New Roman"/>
          <w:spacing w:val="-3"/>
          <w:kern w:val="0"/>
          <w14:ligatures w14:val="none"/>
        </w:rPr>
        <w:t xml:space="preserve"> </w:t>
      </w:r>
      <w:r w:rsidRPr="00546455">
        <w:rPr>
          <w:rFonts w:ascii="Times New Roman" w:eastAsia="Times New Roman" w:hAnsi="Times New Roman" w:cs="Times New Roman"/>
          <w:kern w:val="0"/>
          <w14:ligatures w14:val="none"/>
        </w:rPr>
        <w:t>provided that nothing in this subsection not this Agreement shall limit any</w:t>
      </w:r>
      <w:r w:rsidRPr="00546455">
        <w:rPr>
          <w:rFonts w:ascii="Times New Roman" w:eastAsia="Times New Roman" w:hAnsi="Times New Roman" w:cs="Times New Roman"/>
          <w:spacing w:val="-1"/>
          <w:kern w:val="0"/>
          <w14:ligatures w14:val="none"/>
        </w:rPr>
        <w:t xml:space="preserve"> </w:t>
      </w:r>
      <w:r w:rsidRPr="00546455">
        <w:rPr>
          <w:rFonts w:ascii="Times New Roman" w:eastAsia="Times New Roman" w:hAnsi="Times New Roman" w:cs="Times New Roman"/>
          <w:kern w:val="0"/>
          <w14:ligatures w14:val="none"/>
        </w:rPr>
        <w:t>party’s right to bring (i) post-arbitration actions seeking to enforce an arbitration award or (ii) actions seeking injunctive or other similar</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relief</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in the event of the breach or</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threatened</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breach of any</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of the</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provisions of</w:t>
      </w:r>
      <w:r w:rsidRPr="00546455">
        <w:rPr>
          <w:rFonts w:ascii="Times New Roman" w:eastAsia="Times New Roman" w:hAnsi="Times New Roman" w:cs="Times New Roman"/>
          <w:spacing w:val="-2"/>
          <w:kern w:val="0"/>
          <w14:ligatures w14:val="none"/>
        </w:rPr>
        <w:t xml:space="preserve"> </w:t>
      </w:r>
      <w:r w:rsidRPr="00546455">
        <w:rPr>
          <w:rFonts w:ascii="Times New Roman" w:eastAsia="Times New Roman" w:hAnsi="Times New Roman" w:cs="Times New Roman"/>
          <w:kern w:val="0"/>
          <w14:ligatures w14:val="none"/>
        </w:rPr>
        <w:t>this Agreement.</w:t>
      </w:r>
      <w:r w:rsidRPr="00546455">
        <w:rPr>
          <w:rFonts w:ascii="Times New Roman" w:eastAsia="Times New Roman" w:hAnsi="Times New Roman" w:cs="Times New Roman"/>
          <w:spacing w:val="40"/>
          <w:kern w:val="0"/>
          <w14:ligatures w14:val="none"/>
        </w:rPr>
        <w:t xml:space="preserve"> </w:t>
      </w:r>
      <w:r w:rsidRPr="00546455">
        <w:rPr>
          <w:rFonts w:ascii="Times New Roman" w:eastAsia="Times New Roman" w:hAnsi="Times New Roman" w:cs="Times New Roman"/>
          <w:kern w:val="0"/>
          <w14:ligatures w14:val="none"/>
        </w:rPr>
        <w:t>The language used in the arbitration proceedings will be English.</w:t>
      </w:r>
    </w:p>
    <w:p w14:paraId="6072615B" w14:textId="77777777" w:rsidR="004B0629" w:rsidRDefault="004B0629" w:rsidP="004B0629">
      <w:pPr>
        <w:widowControl w:val="0"/>
        <w:tabs>
          <w:tab w:val="left" w:pos="2159"/>
        </w:tabs>
        <w:autoSpaceDE w:val="0"/>
        <w:autoSpaceDN w:val="0"/>
        <w:spacing w:after="0" w:line="240" w:lineRule="auto"/>
        <w:ind w:left="1441" w:right="375"/>
        <w:rPr>
          <w:rFonts w:ascii="Times New Roman" w:eastAsia="Times New Roman" w:hAnsi="Times New Roman" w:cs="Times New Roman"/>
          <w:kern w:val="0"/>
          <w14:ligatures w14:val="none"/>
        </w:rPr>
      </w:pPr>
    </w:p>
    <w:p w14:paraId="6FB339FA" w14:textId="5A849F8C" w:rsidR="004B0629" w:rsidRPr="004B0629" w:rsidRDefault="004B0629" w:rsidP="004B0629">
      <w:pPr>
        <w:widowControl w:val="0"/>
        <w:autoSpaceDE w:val="0"/>
        <w:autoSpaceDN w:val="0"/>
        <w:spacing w:after="0" w:line="240" w:lineRule="auto"/>
        <w:ind w:left="720" w:right="482" w:firstLine="720"/>
        <w:rPr>
          <w:rFonts w:ascii="Times New Roman" w:eastAsia="Times New Roman" w:hAnsi="Times New Roman" w:cs="Times New Roman"/>
          <w:kern w:val="0"/>
          <w14:ligatures w14:val="none"/>
        </w:rPr>
      </w:pPr>
      <w:r w:rsidRPr="004B0629">
        <w:rPr>
          <w:rFonts w:ascii="Times New Roman" w:eastAsia="Times New Roman" w:hAnsi="Times New Roman" w:cs="Times New Roman"/>
          <w:b/>
          <w:kern w:val="0"/>
          <w14:ligatures w14:val="none"/>
        </w:rPr>
        <w:t>IN</w:t>
      </w:r>
      <w:r w:rsidRPr="004B0629">
        <w:rPr>
          <w:rFonts w:ascii="Times New Roman" w:eastAsia="Times New Roman" w:hAnsi="Times New Roman" w:cs="Times New Roman"/>
          <w:b/>
          <w:spacing w:val="-5"/>
          <w:kern w:val="0"/>
          <w14:ligatures w14:val="none"/>
        </w:rPr>
        <w:t xml:space="preserve"> </w:t>
      </w:r>
      <w:r w:rsidRPr="004B0629">
        <w:rPr>
          <w:rFonts w:ascii="Times New Roman" w:eastAsia="Times New Roman" w:hAnsi="Times New Roman" w:cs="Times New Roman"/>
          <w:b/>
          <w:kern w:val="0"/>
          <w14:ligatures w14:val="none"/>
        </w:rPr>
        <w:t>WITNESS</w:t>
      </w:r>
      <w:r w:rsidRPr="004B0629">
        <w:rPr>
          <w:rFonts w:ascii="Times New Roman" w:eastAsia="Times New Roman" w:hAnsi="Times New Roman" w:cs="Times New Roman"/>
          <w:b/>
          <w:spacing w:val="-2"/>
          <w:kern w:val="0"/>
          <w14:ligatures w14:val="none"/>
        </w:rPr>
        <w:t xml:space="preserve"> </w:t>
      </w:r>
      <w:r w:rsidRPr="004B0629">
        <w:rPr>
          <w:rFonts w:ascii="Times New Roman" w:eastAsia="Times New Roman" w:hAnsi="Times New Roman" w:cs="Times New Roman"/>
          <w:b/>
          <w:kern w:val="0"/>
          <w14:ligatures w14:val="none"/>
        </w:rPr>
        <w:t>WHEREOF,</w:t>
      </w:r>
      <w:r w:rsidRPr="004B0629">
        <w:rPr>
          <w:rFonts w:ascii="Times New Roman" w:eastAsia="Times New Roman" w:hAnsi="Times New Roman" w:cs="Times New Roman"/>
          <w:b/>
          <w:spacing w:val="-3"/>
          <w:kern w:val="0"/>
          <w14:ligatures w14:val="none"/>
        </w:rPr>
        <w:t xml:space="preserve"> </w:t>
      </w:r>
      <w:r w:rsidRPr="004B0629">
        <w:rPr>
          <w:rFonts w:ascii="Times New Roman" w:eastAsia="Times New Roman" w:hAnsi="Times New Roman" w:cs="Times New Roman"/>
          <w:kern w:val="0"/>
          <w14:ligatures w14:val="none"/>
        </w:rPr>
        <w:t>undersigned</w:t>
      </w:r>
      <w:r w:rsidRPr="004B0629">
        <w:rPr>
          <w:rFonts w:ascii="Times New Roman" w:eastAsia="Times New Roman" w:hAnsi="Times New Roman" w:cs="Times New Roman"/>
          <w:spacing w:val="-5"/>
          <w:kern w:val="0"/>
          <w14:ligatures w14:val="none"/>
        </w:rPr>
        <w:t xml:space="preserve"> </w:t>
      </w:r>
      <w:r>
        <w:rPr>
          <w:rFonts w:ascii="Times New Roman" w:eastAsia="Times New Roman" w:hAnsi="Times New Roman" w:cs="Times New Roman"/>
          <w:kern w:val="0"/>
          <w14:ligatures w14:val="none"/>
        </w:rPr>
        <w:t xml:space="preserve">Club </w:t>
      </w:r>
      <w:r w:rsidRPr="004B0629">
        <w:rPr>
          <w:rFonts w:ascii="Times New Roman" w:eastAsia="Times New Roman" w:hAnsi="Times New Roman" w:cs="Times New Roman"/>
          <w:kern w:val="0"/>
          <w14:ligatures w14:val="none"/>
        </w:rPr>
        <w:t>and</w:t>
      </w:r>
      <w:r w:rsidRPr="004B0629">
        <w:rPr>
          <w:rFonts w:ascii="Times New Roman" w:eastAsia="Times New Roman" w:hAnsi="Times New Roman" w:cs="Times New Roman"/>
          <w:spacing w:val="-5"/>
          <w:kern w:val="0"/>
          <w14:ligatures w14:val="none"/>
        </w:rPr>
        <w:t xml:space="preserve"> </w:t>
      </w:r>
      <w:r w:rsidRPr="004B0629">
        <w:rPr>
          <w:rFonts w:ascii="Times New Roman" w:eastAsia="Times New Roman" w:hAnsi="Times New Roman" w:cs="Times New Roman"/>
          <w:kern w:val="0"/>
          <w14:ligatures w14:val="none"/>
        </w:rPr>
        <w:t>the</w:t>
      </w:r>
      <w:r w:rsidRPr="004B0629">
        <w:rPr>
          <w:rFonts w:ascii="Times New Roman" w:eastAsia="Times New Roman" w:hAnsi="Times New Roman" w:cs="Times New Roman"/>
          <w:spacing w:val="-5"/>
          <w:kern w:val="0"/>
          <w14:ligatures w14:val="none"/>
        </w:rPr>
        <w:t xml:space="preserve"> </w:t>
      </w:r>
      <w:r w:rsidRPr="004B0629">
        <w:rPr>
          <w:rFonts w:ascii="Times New Roman" w:eastAsia="Times New Roman" w:hAnsi="Times New Roman" w:cs="Times New Roman"/>
          <w:kern w:val="0"/>
          <w14:ligatures w14:val="none"/>
        </w:rPr>
        <w:t>Company</w:t>
      </w:r>
      <w:r w:rsidRPr="004B0629">
        <w:rPr>
          <w:rFonts w:ascii="Times New Roman" w:eastAsia="Times New Roman" w:hAnsi="Times New Roman" w:cs="Times New Roman"/>
          <w:spacing w:val="-9"/>
          <w:kern w:val="0"/>
          <w14:ligatures w14:val="none"/>
        </w:rPr>
        <w:t xml:space="preserve"> </w:t>
      </w:r>
      <w:r w:rsidRPr="004B0629">
        <w:rPr>
          <w:rFonts w:ascii="Times New Roman" w:eastAsia="Times New Roman" w:hAnsi="Times New Roman" w:cs="Times New Roman"/>
          <w:kern w:val="0"/>
          <w14:ligatures w14:val="none"/>
        </w:rPr>
        <w:t>have</w:t>
      </w:r>
      <w:r w:rsidRPr="004B0629">
        <w:rPr>
          <w:rFonts w:ascii="Times New Roman" w:eastAsia="Times New Roman" w:hAnsi="Times New Roman" w:cs="Times New Roman"/>
          <w:spacing w:val="-7"/>
          <w:kern w:val="0"/>
          <w14:ligatures w14:val="none"/>
        </w:rPr>
        <w:t xml:space="preserve"> </w:t>
      </w:r>
      <w:r w:rsidRPr="004B0629">
        <w:rPr>
          <w:rFonts w:ascii="Times New Roman" w:eastAsia="Times New Roman" w:hAnsi="Times New Roman" w:cs="Times New Roman"/>
          <w:kern w:val="0"/>
          <w14:ligatures w14:val="none"/>
        </w:rPr>
        <w:t>executed this Agreement as of the date set forth above.</w:t>
      </w:r>
    </w:p>
    <w:p w14:paraId="49C41ADD"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kern w:val="0"/>
          <w14:ligatures w14:val="none"/>
        </w:rPr>
      </w:pPr>
    </w:p>
    <w:p w14:paraId="0347719F" w14:textId="3C949FB9" w:rsidR="004B0629" w:rsidRPr="004B0629" w:rsidRDefault="004B0629" w:rsidP="004B0629">
      <w:pPr>
        <w:widowControl w:val="0"/>
        <w:tabs>
          <w:tab w:val="left" w:pos="5756"/>
        </w:tabs>
        <w:autoSpaceDE w:val="0"/>
        <w:autoSpaceDN w:val="0"/>
        <w:spacing w:after="0" w:line="240" w:lineRule="auto"/>
        <w:ind w:left="720"/>
        <w:outlineLvl w:val="0"/>
        <w:rPr>
          <w:rFonts w:ascii="Times New Roman" w:eastAsia="Times New Roman" w:hAnsi="Times New Roman" w:cs="Times New Roman"/>
          <w:b/>
          <w:bCs/>
          <w:kern w:val="0"/>
          <w14:ligatures w14:val="none"/>
        </w:rPr>
      </w:pPr>
      <w:r w:rsidRPr="004B0629">
        <w:rPr>
          <w:rFonts w:ascii="Times New Roman" w:eastAsia="Times New Roman" w:hAnsi="Times New Roman" w:cs="Times New Roman"/>
          <w:b/>
          <w:bCs/>
          <w:spacing w:val="-2"/>
          <w:kern w:val="0"/>
          <w14:ligatures w14:val="none"/>
        </w:rPr>
        <w:t>COMPANY:</w:t>
      </w:r>
      <w:r w:rsidRPr="004B0629">
        <w:rPr>
          <w:rFonts w:ascii="Times New Roman" w:eastAsia="Times New Roman" w:hAnsi="Times New Roman" w:cs="Times New Roman"/>
          <w:b/>
          <w:bCs/>
          <w:kern w:val="0"/>
          <w14:ligatures w14:val="none"/>
        </w:rPr>
        <w:tab/>
      </w:r>
      <w:r>
        <w:rPr>
          <w:rFonts w:ascii="Times New Roman" w:eastAsia="Times New Roman" w:hAnsi="Times New Roman" w:cs="Times New Roman"/>
          <w:b/>
          <w:bCs/>
          <w:spacing w:val="-2"/>
          <w:kern w:val="0"/>
          <w14:ligatures w14:val="none"/>
        </w:rPr>
        <w:t>CLUB</w:t>
      </w:r>
      <w:r w:rsidRPr="004B0629">
        <w:rPr>
          <w:rFonts w:ascii="Times New Roman" w:eastAsia="Times New Roman" w:hAnsi="Times New Roman" w:cs="Times New Roman"/>
          <w:b/>
          <w:bCs/>
          <w:spacing w:val="-2"/>
          <w:kern w:val="0"/>
          <w14:ligatures w14:val="none"/>
        </w:rPr>
        <w:t>:</w:t>
      </w:r>
    </w:p>
    <w:p w14:paraId="66DE925D" w14:textId="6D4E0A55" w:rsidR="004B0629" w:rsidRPr="004B0629" w:rsidRDefault="004B0629" w:rsidP="004B0629">
      <w:pPr>
        <w:widowControl w:val="0"/>
        <w:tabs>
          <w:tab w:val="left" w:pos="5755"/>
        </w:tabs>
        <w:autoSpaceDE w:val="0"/>
        <w:autoSpaceDN w:val="0"/>
        <w:spacing w:after="0" w:line="240" w:lineRule="auto"/>
        <w:ind w:left="720"/>
        <w:rPr>
          <w:rFonts w:ascii="Times New Roman" w:eastAsia="Times New Roman" w:hAnsi="Times New Roman" w:cs="Times New Roman"/>
          <w:b/>
          <w:kern w:val="0"/>
          <w14:ligatures w14:val="none"/>
        </w:rPr>
      </w:pPr>
      <w:r>
        <w:rPr>
          <w:rFonts w:ascii="Times New Roman" w:eastAsia="Times New Roman" w:hAnsi="Times New Roman" w:cs="Times New Roman"/>
          <w:b/>
          <w:kern w:val="0"/>
          <w14:ligatures w14:val="none"/>
        </w:rPr>
        <w:t>MYDANCR LLC</w:t>
      </w:r>
      <w:r w:rsidRPr="004B0629">
        <w:rPr>
          <w:rFonts w:ascii="Times New Roman" w:eastAsia="Times New Roman" w:hAnsi="Times New Roman" w:cs="Times New Roman"/>
          <w:b/>
          <w:kern w:val="0"/>
          <w14:ligatures w14:val="none"/>
        </w:rPr>
        <w:tab/>
      </w:r>
      <w:r>
        <w:rPr>
          <w:rFonts w:ascii="Times New Roman" w:eastAsia="Times New Roman" w:hAnsi="Times New Roman" w:cs="Times New Roman"/>
          <w:b/>
          <w:kern w:val="0"/>
          <w14:ligatures w14:val="none"/>
        </w:rPr>
        <w:t>_____________________</w:t>
      </w:r>
    </w:p>
    <w:p w14:paraId="03A1DD12"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73AAB980"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779B6C04"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208BD3DC" w14:textId="77777777" w:rsidR="004B0629" w:rsidRPr="004B0629" w:rsidRDefault="004B0629" w:rsidP="004B0629">
      <w:pPr>
        <w:widowControl w:val="0"/>
        <w:autoSpaceDE w:val="0"/>
        <w:autoSpaceDN w:val="0"/>
        <w:spacing w:after="0" w:line="240" w:lineRule="auto"/>
        <w:rPr>
          <w:rFonts w:ascii="Times New Roman" w:eastAsia="Times New Roman" w:hAnsi="Times New Roman" w:cs="Times New Roman"/>
          <w:b/>
          <w:kern w:val="0"/>
          <w14:ligatures w14:val="none"/>
        </w:rPr>
      </w:pPr>
    </w:p>
    <w:p w14:paraId="2F4B62E2" w14:textId="77777777" w:rsidR="004B0629" w:rsidRPr="004B0629" w:rsidRDefault="004B0629" w:rsidP="004B0629">
      <w:pPr>
        <w:widowControl w:val="0"/>
        <w:autoSpaceDE w:val="0"/>
        <w:autoSpaceDN w:val="0"/>
        <w:spacing w:before="28" w:after="0" w:line="240" w:lineRule="auto"/>
        <w:rPr>
          <w:rFonts w:ascii="Times New Roman" w:eastAsia="Times New Roman" w:hAnsi="Times New Roman" w:cs="Times New Roman"/>
          <w:b/>
          <w:kern w:val="0"/>
          <w14:ligatures w14:val="none"/>
        </w:rPr>
      </w:pPr>
    </w:p>
    <w:p w14:paraId="2C71EACA" w14:textId="77777777" w:rsid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59264" behindDoc="0" locked="0" layoutInCell="1" allowOverlap="1" wp14:anchorId="4CF59305" wp14:editId="04160EBF">
                <wp:simplePos x="0" y="0"/>
                <wp:positionH relativeFrom="page">
                  <wp:posOffset>1218622</wp:posOffset>
                </wp:positionH>
                <wp:positionV relativeFrom="paragraph">
                  <wp:posOffset>169482</wp:posOffset>
                </wp:positionV>
                <wp:extent cx="68453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30" cy="1270"/>
                        </a:xfrm>
                        <a:custGeom>
                          <a:avLst/>
                          <a:gdLst/>
                          <a:ahLst/>
                          <a:cxnLst/>
                          <a:rect l="l" t="t" r="r" b="b"/>
                          <a:pathLst>
                            <a:path w="684530">
                              <a:moveTo>
                                <a:pt x="0" y="0"/>
                              </a:moveTo>
                              <a:lnTo>
                                <a:pt x="304222" y="0"/>
                              </a:lnTo>
                            </a:path>
                            <a:path w="684530">
                              <a:moveTo>
                                <a:pt x="304222" y="0"/>
                              </a:moveTo>
                              <a:lnTo>
                                <a:pt x="532389" y="0"/>
                              </a:lnTo>
                            </a:path>
                            <a:path w="684530">
                              <a:moveTo>
                                <a:pt x="532389" y="0"/>
                              </a:moveTo>
                              <a:lnTo>
                                <a:pt x="684501"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57FAA7" id="Graphic 2" o:spid="_x0000_s1026" style="position:absolute;margin-left:95.95pt;margin-top:13.35pt;width:53.9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84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" path="m,l304222,em304222,l532389,em532389,l684501,e" filled="f" strokeweight=".169mm">
                <v:path arrowok="t"/>
                <w10:wrap anchorx="page"/>
              </v:shape>
            </w:pict>
          </mc:Fallback>
        </mc:AlternateContent>
      </w: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60288" behindDoc="0" locked="0" layoutInCell="1" allowOverlap="1" wp14:anchorId="5D406663" wp14:editId="0AA4DC3A">
                <wp:simplePos x="0" y="0"/>
                <wp:positionH relativeFrom="page">
                  <wp:posOffset>1979179</wp:posOffset>
                </wp:positionH>
                <wp:positionV relativeFrom="paragraph">
                  <wp:posOffset>169482</wp:posOffset>
                </wp:positionV>
                <wp:extent cx="167322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3225" cy="1270"/>
                        </a:xfrm>
                        <a:custGeom>
                          <a:avLst/>
                          <a:gdLst/>
                          <a:ahLst/>
                          <a:cxnLst/>
                          <a:rect l="l" t="t" r="r" b="b"/>
                          <a:pathLst>
                            <a:path w="1673225">
                              <a:moveTo>
                                <a:pt x="0" y="0"/>
                              </a:moveTo>
                              <a:lnTo>
                                <a:pt x="1673225"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12279F" id="Graphic 3" o:spid="_x0000_s1026" style="position:absolute;margin-left:155.85pt;margin-top:13.35pt;width:131.7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1673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" path="m,l1673225,e" filled="f" strokeweight=".169mm">
                <v:path arrowok="t"/>
                <w10:wrap anchorx="page"/>
              </v:shape>
            </w:pict>
          </mc:Fallback>
        </mc:AlternateContent>
      </w:r>
      <w:r w:rsidRPr="004B0629">
        <w:rPr>
          <w:rFonts w:ascii="Calibri" w:eastAsia="Times New Roman" w:hAnsi="Times New Roman" w:cs="Times New Roman"/>
          <w:noProof/>
          <w:kern w:val="0"/>
          <w14:ligatures w14:val="none"/>
        </w:rPr>
        <mc:AlternateContent>
          <mc:Choice Requires="wps">
            <w:drawing>
              <wp:anchor distT="0" distB="0" distL="0" distR="0" simplePos="0" relativeHeight="251661312" behindDoc="0" locked="0" layoutInCell="1" allowOverlap="1" wp14:anchorId="71A16500" wp14:editId="57AC9939">
                <wp:simplePos x="0" y="0"/>
                <wp:positionH relativeFrom="page">
                  <wp:posOffset>4338427</wp:posOffset>
                </wp:positionH>
                <wp:positionV relativeFrom="paragraph">
                  <wp:posOffset>169482</wp:posOffset>
                </wp:positionV>
                <wp:extent cx="228219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2190" cy="1270"/>
                        </a:xfrm>
                        <a:custGeom>
                          <a:avLst/>
                          <a:gdLst/>
                          <a:ahLst/>
                          <a:cxnLst/>
                          <a:rect l="l" t="t" r="r" b="b"/>
                          <a:pathLst>
                            <a:path w="2282190">
                              <a:moveTo>
                                <a:pt x="0" y="0"/>
                              </a:moveTo>
                              <a:lnTo>
                                <a:pt x="2281670" y="0"/>
                              </a:lnTo>
                            </a:path>
                          </a:pathLst>
                        </a:custGeom>
                        <a:ln w="608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EA0C3" id="Graphic 4" o:spid="_x0000_s1026" style="position:absolute;margin-left:341.6pt;margin-top:13.35pt;width:179.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2821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" path="m,l2281670,e" filled="f" strokeweight=".169mm">
                <v:path arrowok="t"/>
                <w10:wrap anchorx="page"/>
              </v:shape>
            </w:pict>
          </mc:Fallback>
        </mc:AlternateContent>
      </w:r>
      <w:r w:rsidRPr="004B0629">
        <w:rPr>
          <w:rFonts w:ascii="Times New Roman" w:eastAsia="Times New Roman" w:hAnsi="Times New Roman" w:cs="Times New Roman"/>
          <w:spacing w:val="-12"/>
          <w:w w:val="105"/>
          <w:kern w:val="0"/>
          <w:position w:val="-4"/>
          <w14:ligatures w14:val="none"/>
        </w:rPr>
        <w:t>By</w:t>
      </w:r>
      <w:r>
        <w:rPr>
          <w:rFonts w:ascii="Times New Roman" w:eastAsia="Times New Roman" w:hAnsi="Times New Roman" w:cs="Times New Roman"/>
          <w:spacing w:val="-12"/>
          <w:w w:val="105"/>
          <w:kern w:val="0"/>
          <w:position w:val="-4"/>
          <w14:ligatures w14:val="none"/>
        </w:rPr>
        <w:tab/>
      </w:r>
      <w:proofErr w:type="spellStart"/>
      <w:r w:rsidRPr="004B0629">
        <w:rPr>
          <w:rFonts w:ascii="Times New Roman" w:eastAsia="Times New Roman" w:hAnsi="Times New Roman" w:cs="Times New Roman"/>
          <w:w w:val="105"/>
          <w:kern w:val="0"/>
          <w:position w:val="-4"/>
          <w14:ligatures w14:val="none"/>
        </w:rPr>
        <w:t>By</w:t>
      </w:r>
      <w:proofErr w:type="spellEnd"/>
      <w:r w:rsidRPr="004B0629">
        <w:rPr>
          <w:rFonts w:ascii="Times New Roman" w:eastAsia="Times New Roman" w:hAnsi="Times New Roman" w:cs="Times New Roman"/>
          <w:w w:val="105"/>
          <w:kern w:val="0"/>
          <w:position w:val="-4"/>
          <w14:ligatures w14:val="none"/>
        </w:rPr>
        <w:t>:</w:t>
      </w:r>
      <w:r w:rsidRPr="004B0629">
        <w:rPr>
          <w:rFonts w:ascii="Calibri" w:eastAsia="Times New Roman" w:hAnsi="Times New Roman" w:cs="Times New Roman"/>
          <w:kern w:val="0"/>
          <w14:ligatures w14:val="none"/>
        </w:rPr>
        <w:t xml:space="preserve"> </w:t>
      </w:r>
    </w:p>
    <w:p w14:paraId="2BE17034" w14:textId="77777777" w:rsid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p>
    <w:p w14:paraId="707E51BC" w14:textId="3EEDA10A" w:rsidR="004B0629" w:rsidRPr="004B0629" w:rsidRDefault="004B0629" w:rsidP="004B0629">
      <w:pPr>
        <w:widowControl w:val="0"/>
        <w:tabs>
          <w:tab w:val="left" w:pos="5756"/>
        </w:tabs>
        <w:autoSpaceDE w:val="0"/>
        <w:autoSpaceDN w:val="0"/>
        <w:spacing w:after="0" w:line="240" w:lineRule="auto"/>
        <w:ind w:left="720"/>
        <w:rPr>
          <w:rFonts w:ascii="Calibri" w:eastAsia="Times New Roman" w:hAnsi="Times New Roman" w:cs="Times New Roman"/>
          <w:kern w:val="0"/>
          <w14:ligatures w14:val="none"/>
        </w:rPr>
      </w:pPr>
      <w:r w:rsidRPr="004B0629">
        <w:rPr>
          <w:rFonts w:ascii="Times New Roman" w:eastAsia="Times New Roman" w:hAnsi="Times New Roman" w:cs="Times New Roman"/>
          <w:kern w:val="0"/>
          <w14:ligatures w14:val="none"/>
        </w:rPr>
        <w:t>Name:</w:t>
      </w:r>
      <w:r w:rsidRPr="004B0629">
        <w:rPr>
          <w:rFonts w:ascii="Times New Roman" w:eastAsia="Times New Roman" w:hAnsi="Times New Roman" w:cs="Times New Roman"/>
          <w:kern w:val="0"/>
          <w14:ligatures w14:val="none"/>
        </w:rPr>
        <w:tab/>
      </w:r>
      <w:r w:rsidRPr="004B0629">
        <w:rPr>
          <w:rFonts w:ascii="Times New Roman" w:eastAsia="Times New Roman" w:hAnsi="Times New Roman" w:cs="Times New Roman"/>
          <w:spacing w:val="-15"/>
          <w:kern w:val="0"/>
          <w14:ligatures w14:val="none"/>
        </w:rPr>
        <w:t xml:space="preserve"> </w:t>
      </w:r>
      <w:r>
        <w:rPr>
          <w:rFonts w:ascii="Times New Roman" w:eastAsia="Times New Roman" w:hAnsi="Times New Roman" w:cs="Times New Roman"/>
          <w:kern w:val="0"/>
          <w:sz w:val="22"/>
          <w:szCs w:val="22"/>
          <w14:ligatures w14:val="none"/>
        </w:rPr>
        <w:t>Name</w:t>
      </w:r>
      <w:r w:rsidRPr="004B0629">
        <w:rPr>
          <w:rFonts w:ascii="Times New Roman" w:eastAsia="Times New Roman" w:hAnsi="Times New Roman" w:cs="Times New Roman"/>
          <w:kern w:val="0"/>
          <w:sz w:val="22"/>
          <w:szCs w:val="22"/>
          <w14:ligatures w14:val="none"/>
        </w:rPr>
        <w:t xml:space="preserve">: </w:t>
      </w:r>
    </w:p>
    <w:p w14:paraId="6BE89EDC" w14:textId="77777777" w:rsidR="00546455" w:rsidRPr="00800B17" w:rsidRDefault="00546455" w:rsidP="00800B17">
      <w:pPr>
        <w:rPr>
          <w:rFonts w:ascii="Times New Roman" w:eastAsia="Times New Roman" w:hAnsi="Times New Roman" w:cs="Times New Roman"/>
          <w:kern w:val="0"/>
          <w:lang w:val="en"/>
          <w14:ligatures w14:val="none"/>
        </w:rPr>
      </w:pPr>
    </w:p>
    <w:p w14:paraId="0DC56736" w14:textId="0D3B3D06" w:rsidR="00800B17" w:rsidRPr="00800B17" w:rsidRDefault="00800B17" w:rsidP="00800B17">
      <w:pPr>
        <w:rPr>
          <w:rFonts w:ascii="Times New Roman" w:eastAsia="Times New Roman" w:hAnsi="Times New Roman" w:cs="Times New Roman"/>
          <w:kern w:val="0"/>
          <w:lang w:val="en"/>
          <w14:ligatures w14:val="none"/>
        </w:rPr>
      </w:pPr>
    </w:p>
    <w:p w14:paraId="38B662E2" w14:textId="69153F4F" w:rsidR="00C92DC2" w:rsidRPr="00C92DC2" w:rsidRDefault="00C92DC2" w:rsidP="00C92DC2">
      <w:pPr>
        <w:rPr>
          <w:rFonts w:ascii="Times New Roman" w:eastAsia="Times New Roman" w:hAnsi="Times New Roman" w:cs="Times New Roman"/>
          <w:kern w:val="0"/>
          <w:lang w:val="en"/>
          <w14:ligatures w14:val="none"/>
        </w:rPr>
      </w:pPr>
    </w:p>
    <w:p w14:paraId="4DCFCA65" w14:textId="47FC504B" w:rsidR="00C92DC2" w:rsidRPr="00012690" w:rsidRDefault="00C92DC2" w:rsidP="00012690">
      <w:pPr>
        <w:rPr>
          <w:rFonts w:ascii="Times New Roman" w:eastAsia="Times New Roman" w:hAnsi="Times New Roman" w:cs="Times New Roman"/>
          <w:b/>
          <w:bCs/>
          <w:kern w:val="0"/>
          <w:lang w:val="en"/>
          <w14:ligatures w14:val="none"/>
        </w:rPr>
      </w:pPr>
    </w:p>
    <w:p w14:paraId="562BE59A" w14:textId="1D3F698F" w:rsidR="00012690" w:rsidRPr="00012690" w:rsidRDefault="00012690">
      <w:pPr>
        <w:rPr>
          <w:rFonts w:ascii="Times New Roman" w:eastAsia="Times New Roman" w:hAnsi="Times New Roman" w:cs="Times New Roman"/>
          <w:kern w:val="0"/>
          <w:lang w:val="en"/>
          <w14:ligatures w14:val="none"/>
        </w:rPr>
      </w:pPr>
    </w:p>
    <w:p w14:paraId="1A6EE92A" w14:textId="7695A097" w:rsidR="00203111" w:rsidRPr="00787561" w:rsidRDefault="00203111">
      <w:r>
        <w:rPr>
          <w:rFonts w:ascii="Times New Roman" w:eastAsia="Times New Roman" w:hAnsi="Times New Roman" w:cs="Times New Roman"/>
          <w:kern w:val="0"/>
          <w14:ligatures w14:val="none"/>
        </w:rPr>
        <w:t xml:space="preserve"> </w:t>
      </w:r>
    </w:p>
    <w:p w14:paraId="1D9194DC" w14:textId="77777777" w:rsidR="00787561" w:rsidRPr="00407E41" w:rsidRDefault="00787561">
      <w:pPr>
        <w:rPr>
          <w:lang w:val="en"/>
        </w:rPr>
      </w:pPr>
    </w:p>
    <w:sectPr w:rsidR="00787561" w:rsidRPr="00407E41">
      <w:footerReference w:type="default" r:id="rId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9E9A" w14:textId="77777777" w:rsidR="00546455" w:rsidRDefault="0054645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B6EDC9C" wp14:editId="071202D9">
              <wp:simplePos x="0" y="0"/>
              <wp:positionH relativeFrom="page">
                <wp:posOffset>3797300</wp:posOffset>
              </wp:positionH>
              <wp:positionV relativeFrom="page">
                <wp:posOffset>9244163</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B3FF27E" w14:textId="77777777" w:rsidR="00546455" w:rsidRDefault="00546455">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B6EDC9C" id="_x0000_t202" coordsize="21600,21600" o:spt="202" path="m,l,21600r21600,l21600,xe">
              <v:stroke joinstyle="miter"/>
              <v:path gradientshapeok="t" o:connecttype="rect"/>
            </v:shapetype>
            <v:shape id="Textbox 1" o:spid="_x0000_s1026" type="#_x0000_t202" style="position:absolute;margin-left:299pt;margin-top:727.9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" filled="f" stroked="f">
              <v:textbox inset="0,0,0,0">
                <w:txbxContent>
                  <w:p w14:paraId="1B3FF27E" w14:textId="77777777" w:rsidR="00546455" w:rsidRDefault="00546455">
                    <w:pPr>
                      <w:pStyle w:val="BodyText"/>
                      <w:spacing w:before="9"/>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570EB"/>
    <w:multiLevelType w:val="multilevel"/>
    <w:tmpl w:val="4F30656C"/>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D2F7F2A"/>
    <w:multiLevelType w:val="hybridMultilevel"/>
    <w:tmpl w:val="6E22A566"/>
    <w:lvl w:ilvl="0" w:tplc="A992C4A8">
      <w:start w:val="22"/>
      <w:numFmt w:val="decimal"/>
      <w:lvlText w:val="%1."/>
      <w:lvlJc w:val="left"/>
      <w:pPr>
        <w:ind w:left="720" w:hanging="719"/>
      </w:pPr>
      <w:rPr>
        <w:rFonts w:ascii="Times New Roman" w:eastAsia="Times New Roman" w:hAnsi="Times New Roman" w:cs="Times New Roman" w:hint="default"/>
        <w:b/>
        <w:bCs/>
        <w:i w:val="0"/>
        <w:iCs w:val="0"/>
        <w:spacing w:val="0"/>
        <w:w w:val="99"/>
        <w:sz w:val="24"/>
        <w:szCs w:val="24"/>
        <w:lang w:val="en-US" w:eastAsia="en-US" w:bidi="ar-SA"/>
      </w:rPr>
    </w:lvl>
    <w:lvl w:ilvl="1" w:tplc="1EB085A0">
      <w:numFmt w:val="bullet"/>
      <w:lvlText w:val="•"/>
      <w:lvlJc w:val="left"/>
      <w:pPr>
        <w:ind w:left="1692" w:hanging="719"/>
      </w:pPr>
      <w:rPr>
        <w:rFonts w:hint="default"/>
        <w:lang w:val="en-US" w:eastAsia="en-US" w:bidi="ar-SA"/>
      </w:rPr>
    </w:lvl>
    <w:lvl w:ilvl="2" w:tplc="A9B04092">
      <w:numFmt w:val="bullet"/>
      <w:lvlText w:val="•"/>
      <w:lvlJc w:val="left"/>
      <w:pPr>
        <w:ind w:left="2664" w:hanging="719"/>
      </w:pPr>
      <w:rPr>
        <w:rFonts w:hint="default"/>
        <w:lang w:val="en-US" w:eastAsia="en-US" w:bidi="ar-SA"/>
      </w:rPr>
    </w:lvl>
    <w:lvl w:ilvl="3" w:tplc="9036D500">
      <w:numFmt w:val="bullet"/>
      <w:lvlText w:val="•"/>
      <w:lvlJc w:val="left"/>
      <w:pPr>
        <w:ind w:left="3636" w:hanging="719"/>
      </w:pPr>
      <w:rPr>
        <w:rFonts w:hint="default"/>
        <w:lang w:val="en-US" w:eastAsia="en-US" w:bidi="ar-SA"/>
      </w:rPr>
    </w:lvl>
    <w:lvl w:ilvl="4" w:tplc="FE8AA848">
      <w:numFmt w:val="bullet"/>
      <w:lvlText w:val="•"/>
      <w:lvlJc w:val="left"/>
      <w:pPr>
        <w:ind w:left="4608" w:hanging="719"/>
      </w:pPr>
      <w:rPr>
        <w:rFonts w:hint="default"/>
        <w:lang w:val="en-US" w:eastAsia="en-US" w:bidi="ar-SA"/>
      </w:rPr>
    </w:lvl>
    <w:lvl w:ilvl="5" w:tplc="3FD4FD26">
      <w:numFmt w:val="bullet"/>
      <w:lvlText w:val="•"/>
      <w:lvlJc w:val="left"/>
      <w:pPr>
        <w:ind w:left="5580" w:hanging="719"/>
      </w:pPr>
      <w:rPr>
        <w:rFonts w:hint="default"/>
        <w:lang w:val="en-US" w:eastAsia="en-US" w:bidi="ar-SA"/>
      </w:rPr>
    </w:lvl>
    <w:lvl w:ilvl="6" w:tplc="50424E1A">
      <w:numFmt w:val="bullet"/>
      <w:lvlText w:val="•"/>
      <w:lvlJc w:val="left"/>
      <w:pPr>
        <w:ind w:left="6552" w:hanging="719"/>
      </w:pPr>
      <w:rPr>
        <w:rFonts w:hint="default"/>
        <w:lang w:val="en-US" w:eastAsia="en-US" w:bidi="ar-SA"/>
      </w:rPr>
    </w:lvl>
    <w:lvl w:ilvl="7" w:tplc="B2FC1C94">
      <w:numFmt w:val="bullet"/>
      <w:lvlText w:val="•"/>
      <w:lvlJc w:val="left"/>
      <w:pPr>
        <w:ind w:left="7524" w:hanging="719"/>
      </w:pPr>
      <w:rPr>
        <w:rFonts w:hint="default"/>
        <w:lang w:val="en-US" w:eastAsia="en-US" w:bidi="ar-SA"/>
      </w:rPr>
    </w:lvl>
    <w:lvl w:ilvl="8" w:tplc="BC6898B6">
      <w:numFmt w:val="bullet"/>
      <w:lvlText w:val="•"/>
      <w:lvlJc w:val="left"/>
      <w:pPr>
        <w:ind w:left="8496" w:hanging="719"/>
      </w:pPr>
      <w:rPr>
        <w:rFonts w:hint="default"/>
        <w:lang w:val="en-US" w:eastAsia="en-US" w:bidi="ar-SA"/>
      </w:rPr>
    </w:lvl>
  </w:abstractNum>
  <w:abstractNum w:abstractNumId="2" w15:restartNumberingAfterBreak="0">
    <w:nsid w:val="5D18261F"/>
    <w:multiLevelType w:val="hybridMultilevel"/>
    <w:tmpl w:val="3ACAB782"/>
    <w:lvl w:ilvl="0" w:tplc="8A44DEC8">
      <w:start w:val="1"/>
      <w:numFmt w:val="decimal"/>
      <w:lvlText w:val="%1."/>
      <w:lvlJc w:val="left"/>
      <w:pPr>
        <w:ind w:left="720" w:hanging="720"/>
      </w:pPr>
      <w:rPr>
        <w:rFonts w:ascii="Times New Roman" w:eastAsia="Times New Roman" w:hAnsi="Times New Roman" w:cs="Times New Roman" w:hint="default"/>
        <w:b/>
        <w:bCs/>
        <w:i w:val="0"/>
        <w:iCs w:val="0"/>
        <w:spacing w:val="0"/>
        <w:w w:val="99"/>
        <w:sz w:val="24"/>
        <w:szCs w:val="24"/>
        <w:lang w:val="en-US" w:eastAsia="en-US" w:bidi="ar-SA"/>
      </w:rPr>
    </w:lvl>
    <w:lvl w:ilvl="1" w:tplc="561A8978">
      <w:start w:val="1"/>
      <w:numFmt w:val="lowerLetter"/>
      <w:lvlText w:val="(%2)"/>
      <w:lvlJc w:val="left"/>
      <w:pPr>
        <w:ind w:left="720" w:hanging="719"/>
      </w:pPr>
      <w:rPr>
        <w:rFonts w:ascii="Times New Roman" w:eastAsia="Times New Roman" w:hAnsi="Times New Roman" w:cs="Times New Roman" w:hint="default"/>
        <w:b w:val="0"/>
        <w:bCs w:val="0"/>
        <w:i w:val="0"/>
        <w:iCs w:val="0"/>
        <w:spacing w:val="-4"/>
        <w:w w:val="99"/>
        <w:sz w:val="24"/>
        <w:szCs w:val="24"/>
        <w:lang w:val="en-US" w:eastAsia="en-US" w:bidi="ar-SA"/>
      </w:rPr>
    </w:lvl>
    <w:lvl w:ilvl="2" w:tplc="49B28D62">
      <w:start w:val="1"/>
      <w:numFmt w:val="lowerRoman"/>
      <w:lvlText w:val="%3."/>
      <w:lvlJc w:val="left"/>
      <w:pPr>
        <w:ind w:left="2160" w:hanging="721"/>
      </w:pPr>
      <w:rPr>
        <w:rFonts w:ascii="Times New Roman" w:eastAsia="Times New Roman" w:hAnsi="Times New Roman" w:cs="Times New Roman" w:hint="default"/>
        <w:b w:val="0"/>
        <w:bCs w:val="0"/>
        <w:i w:val="0"/>
        <w:iCs w:val="0"/>
        <w:spacing w:val="0"/>
        <w:w w:val="99"/>
        <w:sz w:val="24"/>
        <w:szCs w:val="24"/>
        <w:lang w:val="en-US" w:eastAsia="en-US" w:bidi="ar-SA"/>
      </w:rPr>
    </w:lvl>
    <w:lvl w:ilvl="3" w:tplc="8B6E90EA">
      <w:numFmt w:val="bullet"/>
      <w:lvlText w:val="•"/>
      <w:lvlJc w:val="left"/>
      <w:pPr>
        <w:ind w:left="4000" w:hanging="721"/>
      </w:pPr>
      <w:rPr>
        <w:rFonts w:hint="default"/>
        <w:lang w:val="en-US" w:eastAsia="en-US" w:bidi="ar-SA"/>
      </w:rPr>
    </w:lvl>
    <w:lvl w:ilvl="4" w:tplc="EFB0F98A">
      <w:numFmt w:val="bullet"/>
      <w:lvlText w:val="•"/>
      <w:lvlJc w:val="left"/>
      <w:pPr>
        <w:ind w:left="4920" w:hanging="721"/>
      </w:pPr>
      <w:rPr>
        <w:rFonts w:hint="default"/>
        <w:lang w:val="en-US" w:eastAsia="en-US" w:bidi="ar-SA"/>
      </w:rPr>
    </w:lvl>
    <w:lvl w:ilvl="5" w:tplc="B1A20C54">
      <w:numFmt w:val="bullet"/>
      <w:lvlText w:val="•"/>
      <w:lvlJc w:val="left"/>
      <w:pPr>
        <w:ind w:left="5840" w:hanging="721"/>
      </w:pPr>
      <w:rPr>
        <w:rFonts w:hint="default"/>
        <w:lang w:val="en-US" w:eastAsia="en-US" w:bidi="ar-SA"/>
      </w:rPr>
    </w:lvl>
    <w:lvl w:ilvl="6" w:tplc="3A7E48E8">
      <w:numFmt w:val="bullet"/>
      <w:lvlText w:val="•"/>
      <w:lvlJc w:val="left"/>
      <w:pPr>
        <w:ind w:left="6760" w:hanging="721"/>
      </w:pPr>
      <w:rPr>
        <w:rFonts w:hint="default"/>
        <w:lang w:val="en-US" w:eastAsia="en-US" w:bidi="ar-SA"/>
      </w:rPr>
    </w:lvl>
    <w:lvl w:ilvl="7" w:tplc="590A42BA">
      <w:numFmt w:val="bullet"/>
      <w:lvlText w:val="•"/>
      <w:lvlJc w:val="left"/>
      <w:pPr>
        <w:ind w:left="7680" w:hanging="721"/>
      </w:pPr>
      <w:rPr>
        <w:rFonts w:hint="default"/>
        <w:lang w:val="en-US" w:eastAsia="en-US" w:bidi="ar-SA"/>
      </w:rPr>
    </w:lvl>
    <w:lvl w:ilvl="8" w:tplc="55DE87E2">
      <w:numFmt w:val="bullet"/>
      <w:lvlText w:val="•"/>
      <w:lvlJc w:val="left"/>
      <w:pPr>
        <w:ind w:left="8600" w:hanging="721"/>
      </w:pPr>
      <w:rPr>
        <w:rFonts w:hint="default"/>
        <w:lang w:val="en-US" w:eastAsia="en-US" w:bidi="ar-SA"/>
      </w:rPr>
    </w:lvl>
  </w:abstractNum>
  <w:num w:numId="1" w16cid:durableId="649747313">
    <w:abstractNumId w:val="0"/>
  </w:num>
  <w:num w:numId="2" w16cid:durableId="1483696624">
    <w:abstractNumId w:val="1"/>
  </w:num>
  <w:num w:numId="3" w16cid:durableId="911624820">
    <w:abstractNumId w:val="2"/>
  </w:num>
  <w:num w:numId="4" w16cid:durableId="11731067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68467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E41"/>
    <w:rsid w:val="00012690"/>
    <w:rsid w:val="00203111"/>
    <w:rsid w:val="00242F5F"/>
    <w:rsid w:val="00245637"/>
    <w:rsid w:val="002517AB"/>
    <w:rsid w:val="00407E41"/>
    <w:rsid w:val="004B0629"/>
    <w:rsid w:val="00546455"/>
    <w:rsid w:val="0064065D"/>
    <w:rsid w:val="00766BB9"/>
    <w:rsid w:val="00787561"/>
    <w:rsid w:val="00800B17"/>
    <w:rsid w:val="00853D19"/>
    <w:rsid w:val="008B4EE7"/>
    <w:rsid w:val="0093346B"/>
    <w:rsid w:val="009E3B32"/>
    <w:rsid w:val="00A85A87"/>
    <w:rsid w:val="00B061E7"/>
    <w:rsid w:val="00C92DC2"/>
    <w:rsid w:val="00CE7B12"/>
    <w:rsid w:val="00D22A4D"/>
    <w:rsid w:val="00D31036"/>
    <w:rsid w:val="00EA4286"/>
    <w:rsid w:val="00EB6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ACEDF"/>
  <w15:chartTrackingRefBased/>
  <w15:docId w15:val="{DC8FDD6B-9AF8-4701-B30B-293652D2C53B}"/>
  <w:trackRevisions w:val="true"/>
  <w:revisionView w:markup="false" w:comments="false" w:insDel="fals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E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E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E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E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E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E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E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E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E41"/>
    <w:rPr>
      <w:rFonts w:eastAsiaTheme="majorEastAsia" w:cstheme="majorBidi"/>
      <w:color w:val="272727" w:themeColor="text1" w:themeTint="D8"/>
    </w:rPr>
  </w:style>
  <w:style w:type="paragraph" w:styleId="Title">
    <w:name w:val="Title"/>
    <w:basedOn w:val="Normal"/>
    <w:next w:val="Normal"/>
    <w:link w:val="TitleChar"/>
    <w:uiPriority w:val="10"/>
    <w:qFormat/>
    <w:rsid w:val="00407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E41"/>
    <w:pPr>
      <w:spacing w:before="160"/>
      <w:jc w:val="center"/>
    </w:pPr>
    <w:rPr>
      <w:i/>
      <w:iCs/>
      <w:color w:val="404040" w:themeColor="text1" w:themeTint="BF"/>
    </w:rPr>
  </w:style>
  <w:style w:type="character" w:customStyle="1" w:styleId="QuoteChar">
    <w:name w:val="Quote Char"/>
    <w:basedOn w:val="DefaultParagraphFont"/>
    <w:link w:val="Quote"/>
    <w:uiPriority w:val="29"/>
    <w:rsid w:val="00407E41"/>
    <w:rPr>
      <w:i/>
      <w:iCs/>
      <w:color w:val="404040" w:themeColor="text1" w:themeTint="BF"/>
    </w:rPr>
  </w:style>
  <w:style w:type="paragraph" w:styleId="ListParagraph">
    <w:name w:val="List Paragraph"/>
    <w:basedOn w:val="Normal"/>
    <w:uiPriority w:val="34"/>
    <w:qFormat/>
    <w:rsid w:val="00407E41"/>
    <w:pPr>
      <w:ind w:left="720"/>
      <w:contextualSpacing/>
    </w:pPr>
  </w:style>
  <w:style w:type="character" w:styleId="IntenseEmphasis">
    <w:name w:val="Intense Emphasis"/>
    <w:basedOn w:val="DefaultParagraphFont"/>
    <w:uiPriority w:val="21"/>
    <w:qFormat/>
    <w:rsid w:val="00407E41"/>
    <w:rPr>
      <w:i/>
      <w:iCs/>
      <w:color w:val="0F4761" w:themeColor="accent1" w:themeShade="BF"/>
    </w:rPr>
  </w:style>
  <w:style w:type="paragraph" w:styleId="IntenseQuote">
    <w:name w:val="Intense Quote"/>
    <w:basedOn w:val="Normal"/>
    <w:next w:val="Normal"/>
    <w:link w:val="IntenseQuoteChar"/>
    <w:uiPriority w:val="30"/>
    <w:qFormat/>
    <w:rsid w:val="00407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E41"/>
    <w:rPr>
      <w:i/>
      <w:iCs/>
      <w:color w:val="0F4761" w:themeColor="accent1" w:themeShade="BF"/>
    </w:rPr>
  </w:style>
  <w:style w:type="character" w:styleId="IntenseReference">
    <w:name w:val="Intense Reference"/>
    <w:basedOn w:val="DefaultParagraphFont"/>
    <w:uiPriority w:val="32"/>
    <w:qFormat/>
    <w:rsid w:val="00407E41"/>
    <w:rPr>
      <w:b/>
      <w:bCs/>
      <w:smallCaps/>
      <w:color w:val="0F4761" w:themeColor="accent1" w:themeShade="BF"/>
      <w:spacing w:val="5"/>
    </w:rPr>
  </w:style>
  <w:style w:type="paragraph" w:styleId="ListBullet">
    <w:name w:val="List Bullet"/>
    <w:basedOn w:val="Normal"/>
    <w:uiPriority w:val="99"/>
    <w:unhideWhenUsed/>
    <w:rsid w:val="00407E41"/>
    <w:pPr>
      <w:numPr>
        <w:numId w:val="1"/>
      </w:numPr>
      <w:spacing w:after="80" w:line="300" w:lineRule="auto"/>
      <w:ind w:left="0" w:firstLine="0"/>
      <w:contextualSpacing/>
    </w:pPr>
    <w:rPr>
      <w:rFonts w:ascii="Calibri" w:eastAsia="Calibri" w:hAnsi="Calibri" w:cs="Calibri"/>
      <w:color w:val="171717"/>
      <w:kern w:val="0"/>
      <w:sz w:val="22"/>
      <w:szCs w:val="22"/>
      <w:lang w:val="en"/>
      <w14:ligatures w14:val="none"/>
    </w:rPr>
  </w:style>
  <w:style w:type="paragraph" w:styleId="BodyText">
    <w:name w:val="Body Text"/>
    <w:basedOn w:val="Normal"/>
    <w:link w:val="BodyTextChar"/>
    <w:uiPriority w:val="99"/>
    <w:semiHidden/>
    <w:unhideWhenUsed/>
    <w:rsid w:val="00546455"/>
    <w:pPr>
      <w:spacing w:after="120"/>
    </w:pPr>
  </w:style>
  <w:style w:type="character" w:customStyle="1" w:styleId="BodyTextChar">
    <w:name w:val="Body Text Char"/>
    <w:basedOn w:val="DefaultParagraphFont"/>
    <w:link w:val="BodyText"/>
    <w:uiPriority w:val="99"/>
    <w:semiHidden/>
    <w:rsid w:val="00546455"/>
  </w:style>
  <w:style w:type="character" w:styleId="Hyperlink">
    <w:name w:val="Hyperlink"/>
    <w:basedOn w:val="DefaultParagraphFont"/>
    <w:uiPriority w:val="99"/>
    <w:unhideWhenUsed/>
    <w:rsid w:val="00853D19"/>
    <w:rPr>
      <w:color w:val="467886" w:themeColor="hyperlink"/>
      <w:u w:val="single"/>
    </w:rPr>
  </w:style>
  <w:style w:type="character" w:styleId="UnresolvedMention">
    <w:name w:val="Unresolved Mention"/>
    <w:basedOn w:val="DefaultParagraphFont"/>
    <w:uiPriority w:val="99"/>
    <w:semiHidden/>
    <w:unhideWhenUsed/>
    <w:rsid w:val="00853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yperlink" Target="mailto:support@mydanc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2894</Words>
  <Characters>16497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MWFattorosi</dc:creator>
  <cp:keywords/>
  <dc:description/>
  <cp:lastModifiedBy>MWFattorosi</cp:lastModifiedBy>
  <cp:revision>2</cp:revision>
  <dcterms:created xsi:type="dcterms:W3CDTF">2026-09-27T15:16:00Z</dcterms:created>
  <dcterms:modified xsi:type="dcterms:W3CDTF">2026-09-27T15:16:00Z</dcterms:modified>
</cp:coreProperties>
</file>